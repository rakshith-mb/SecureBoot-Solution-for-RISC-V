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51CA7" w:rsidR="00D7522C" w:rsidP="00151CA7" w:rsidRDefault="0005660D" w14:paraId="0E0820BF" w14:textId="77777777">
      <w:pPr>
        <w:pStyle w:val="papertitle"/>
        <w:spacing w:before="100" w:beforeAutospacing="1" w:after="100" w:afterAutospacing="1"/>
      </w:pPr>
      <w:r w:rsidRPr="0005660D">
        <w:t>Secure Boot Solution for RISC-V</w:t>
      </w:r>
    </w:p>
    <w:p w:rsidRPr="00CA4392" w:rsidR="0005660D" w:rsidP="004B44F1" w:rsidRDefault="0005660D" w14:paraId="68DCECCB" w14:textId="77777777">
      <w:pPr>
        <w:pStyle w:val="Author"/>
        <w:spacing w:before="100" w:beforeAutospacing="1" w:after="100" w:afterAutospacing="1" w:line="120" w:lineRule="auto"/>
        <w:jc w:val="both"/>
        <w:rPr>
          <w:sz w:val="16"/>
          <w:szCs w:val="16"/>
        </w:rPr>
        <w:sectPr w:rsidRPr="00CA4392" w:rsidR="0005660D" w:rsidSect="003B4E04">
          <w:footerReference w:type="first" r:id="rId8"/>
          <w:pgSz w:w="11906" w:h="16838" w:code="9"/>
          <w:pgMar w:top="540" w:right="893" w:bottom="1440" w:left="893" w:header="720" w:footer="720" w:gutter="0"/>
          <w:cols w:space="720"/>
          <w:titlePg/>
          <w:docGrid w:linePitch="360"/>
        </w:sectPr>
      </w:pPr>
    </w:p>
    <w:p w:rsidR="004B44F1" w:rsidP="004B44F1" w:rsidRDefault="00C52A19" w14:paraId="7E75046E" w14:textId="77777777">
      <w:pPr>
        <w:pStyle w:val="Author"/>
        <w:spacing w:before="100" w:beforeAutospacing="1"/>
        <w:rPr>
          <w:sz w:val="18"/>
          <w:szCs w:val="18"/>
        </w:rPr>
      </w:pPr>
      <w:r>
        <w:rPr>
          <w:sz w:val="18"/>
          <w:szCs w:val="18"/>
        </w:rPr>
        <w:t>Nitya Joshi</w:t>
      </w:r>
      <w:r w:rsidRPr="00F847A6" w:rsidR="001A3B3D">
        <w:rPr>
          <w:sz w:val="18"/>
          <w:szCs w:val="18"/>
        </w:rPr>
        <w:t xml:space="preserve"> </w:t>
      </w:r>
      <w:r w:rsidRPr="00F847A6" w:rsidR="001A3B3D">
        <w:rPr>
          <w:sz w:val="18"/>
          <w:szCs w:val="18"/>
        </w:rPr>
        <w:br/>
      </w:r>
      <w:r w:rsidRPr="00C52A19">
        <w:rPr>
          <w:i/>
          <w:iCs/>
          <w:sz w:val="18"/>
          <w:szCs w:val="18"/>
        </w:rPr>
        <w:t>Electrical and Computer</w:t>
      </w:r>
      <w:r w:rsidR="004B44F1">
        <w:rPr>
          <w:i/>
          <w:iCs/>
          <w:sz w:val="18"/>
          <w:szCs w:val="18"/>
        </w:rPr>
        <w:t xml:space="preserve"> </w:t>
      </w:r>
      <w:r w:rsidRPr="00C52A19">
        <w:rPr>
          <w:i/>
          <w:iCs/>
          <w:sz w:val="18"/>
          <w:szCs w:val="18"/>
        </w:rPr>
        <w:t>Engineering Dept.</w:t>
      </w:r>
      <w:r w:rsidRPr="00C52A19" w:rsidR="001A3B3D">
        <w:rPr>
          <w:i/>
          <w:iCs/>
          <w:sz w:val="18"/>
          <w:szCs w:val="18"/>
        </w:rPr>
        <w:t xml:space="preserve"> </w:t>
      </w:r>
      <w:r w:rsidRPr="00C52A19" w:rsidR="007B6DDA">
        <w:rPr>
          <w:i/>
          <w:iCs/>
          <w:sz w:val="18"/>
          <w:szCs w:val="18"/>
        </w:rPr>
        <w:br/>
      </w:r>
      <w:r w:rsidRPr="00C52A19">
        <w:rPr>
          <w:i/>
          <w:iCs/>
          <w:sz w:val="18"/>
          <w:szCs w:val="18"/>
        </w:rPr>
        <w:t>University of Wisconsin-Madison</w:t>
      </w:r>
      <w:r w:rsidRPr="00F847A6" w:rsidR="001A3B3D">
        <w:rPr>
          <w:i/>
          <w:sz w:val="18"/>
          <w:szCs w:val="18"/>
        </w:rPr>
        <w:br/>
      </w:r>
      <w:r>
        <w:rPr>
          <w:sz w:val="18"/>
          <w:szCs w:val="18"/>
        </w:rPr>
        <w:t>Madison, Wisconsin</w:t>
      </w:r>
      <w:r w:rsidRPr="00F847A6" w:rsidR="001A3B3D">
        <w:rPr>
          <w:sz w:val="18"/>
          <w:szCs w:val="18"/>
        </w:rPr>
        <w:br/>
      </w:r>
      <w:hyperlink w:history="1" r:id="rId9">
        <w:r w:rsidRPr="004A3CBE">
          <w:rPr>
            <w:rStyle w:val="Hyperlink"/>
            <w:sz w:val="18"/>
            <w:szCs w:val="18"/>
          </w:rPr>
          <w:t>njoshi26@wisc</w:t>
        </w:r>
        <w:r w:rsidRPr="004A3CBE" w:rsidR="00151CA7">
          <w:rPr>
            <w:rStyle w:val="Hyperlink"/>
            <w:sz w:val="18"/>
            <w:szCs w:val="18"/>
          </w:rPr>
          <w:t>.</w:t>
        </w:r>
        <w:r w:rsidRPr="004A3CBE">
          <w:rPr>
            <w:rStyle w:val="Hyperlink"/>
            <w:sz w:val="18"/>
            <w:szCs w:val="18"/>
          </w:rPr>
          <w:t>edu</w:t>
        </w:r>
      </w:hyperlink>
      <w:r w:rsidR="00F4662A">
        <w:rPr>
          <w:sz w:val="18"/>
          <w:szCs w:val="18"/>
        </w:rPr>
        <w:t xml:space="preserve"> </w:t>
      </w:r>
    </w:p>
    <w:p w:rsidR="004B44F1" w:rsidP="004B44F1" w:rsidRDefault="0005660D" w14:paraId="6A37E43F" w14:textId="77777777">
      <w:pPr>
        <w:pStyle w:val="Author"/>
        <w:spacing w:before="100" w:beforeAutospacing="1"/>
        <w:rPr>
          <w:sz w:val="18"/>
          <w:szCs w:val="18"/>
        </w:rPr>
      </w:pPr>
      <w:r>
        <w:rPr>
          <w:sz w:val="18"/>
          <w:szCs w:val="18"/>
        </w:rPr>
        <w:t>Ujwal Ravichandra</w:t>
      </w:r>
      <w:r w:rsidRPr="00F4662A" w:rsidR="00F4662A">
        <w:rPr>
          <w:sz w:val="18"/>
          <w:szCs w:val="18"/>
        </w:rPr>
        <w:br/>
      </w:r>
      <w:r w:rsidRPr="00F4662A" w:rsidR="00F4662A">
        <w:rPr>
          <w:i/>
          <w:iCs/>
          <w:sz w:val="18"/>
          <w:szCs w:val="18"/>
        </w:rPr>
        <w:t>Electrical and Computer</w:t>
      </w:r>
      <w:r w:rsidR="004B44F1">
        <w:rPr>
          <w:i/>
          <w:iCs/>
          <w:sz w:val="18"/>
          <w:szCs w:val="18"/>
        </w:rPr>
        <w:t xml:space="preserve"> </w:t>
      </w:r>
      <w:r w:rsidRPr="00F4662A" w:rsidR="00F4662A">
        <w:rPr>
          <w:i/>
          <w:iCs/>
          <w:sz w:val="18"/>
          <w:szCs w:val="18"/>
        </w:rPr>
        <w:t xml:space="preserve">Engineering Dept. </w:t>
      </w:r>
      <w:r w:rsidRPr="00F4662A" w:rsidR="00F4662A">
        <w:rPr>
          <w:i/>
          <w:iCs/>
          <w:sz w:val="18"/>
          <w:szCs w:val="18"/>
        </w:rPr>
        <w:br/>
      </w:r>
      <w:r w:rsidRPr="00F4662A" w:rsidR="00F4662A">
        <w:rPr>
          <w:i/>
          <w:iCs/>
          <w:sz w:val="18"/>
          <w:szCs w:val="18"/>
        </w:rPr>
        <w:t>University of Wisconsin-Madison</w:t>
      </w:r>
      <w:r w:rsidRPr="00F4662A" w:rsidR="00F4662A">
        <w:rPr>
          <w:i/>
          <w:sz w:val="18"/>
          <w:szCs w:val="18"/>
        </w:rPr>
        <w:br/>
      </w:r>
      <w:r w:rsidRPr="00F4662A" w:rsidR="00F4662A">
        <w:rPr>
          <w:sz w:val="18"/>
          <w:szCs w:val="18"/>
        </w:rPr>
        <w:t>Madison, Wisconsin</w:t>
      </w:r>
      <w:r w:rsidRPr="00F4662A" w:rsidR="00F4662A">
        <w:rPr>
          <w:sz w:val="18"/>
          <w:szCs w:val="18"/>
        </w:rPr>
        <w:br/>
      </w:r>
      <w:hyperlink w:history="1" r:id="rId10">
        <w:r w:rsidRPr="003772DF">
          <w:rPr>
            <w:rStyle w:val="Hyperlink"/>
            <w:sz w:val="18"/>
            <w:szCs w:val="18"/>
          </w:rPr>
          <w:t>ravichandra@wisc.edu</w:t>
        </w:r>
      </w:hyperlink>
    </w:p>
    <w:p w:rsidR="004B44F1" w:rsidP="004B44F1" w:rsidRDefault="004B44F1" w14:paraId="7D3C417D" w14:textId="77777777">
      <w:pPr>
        <w:pStyle w:val="Author"/>
        <w:spacing w:before="100" w:beforeAutospacing="1"/>
        <w:rPr>
          <w:sz w:val="18"/>
          <w:szCs w:val="18"/>
        </w:rPr>
      </w:pPr>
      <w:r>
        <w:rPr>
          <w:sz w:val="18"/>
          <w:szCs w:val="18"/>
        </w:rPr>
        <w:t>Pragna Pulakanti</w:t>
      </w:r>
      <w:r w:rsidRPr="00151CA7">
        <w:rPr>
          <w:sz w:val="18"/>
          <w:szCs w:val="18"/>
        </w:rPr>
        <w:t xml:space="preserve"> </w:t>
      </w:r>
      <w:r w:rsidRPr="00151CA7">
        <w:rPr>
          <w:sz w:val="18"/>
          <w:szCs w:val="18"/>
        </w:rPr>
        <w:br/>
      </w:r>
      <w:r w:rsidRPr="00151CA7">
        <w:rPr>
          <w:i/>
          <w:iCs/>
          <w:sz w:val="18"/>
          <w:szCs w:val="18"/>
        </w:rPr>
        <w:t>Electrical and Computer</w:t>
      </w:r>
      <w:r>
        <w:rPr>
          <w:i/>
          <w:iCs/>
          <w:sz w:val="18"/>
          <w:szCs w:val="18"/>
        </w:rPr>
        <w:t xml:space="preserve"> </w:t>
      </w:r>
      <w:r w:rsidRPr="00151CA7">
        <w:rPr>
          <w:i/>
          <w:iCs/>
          <w:sz w:val="18"/>
          <w:szCs w:val="18"/>
        </w:rPr>
        <w:t xml:space="preserve">Engineering Dept. </w:t>
      </w:r>
      <w:r w:rsidRPr="00151CA7">
        <w:rPr>
          <w:i/>
          <w:iCs/>
          <w:sz w:val="18"/>
          <w:szCs w:val="18"/>
        </w:rPr>
        <w:br/>
      </w:r>
      <w:r w:rsidRPr="00151CA7">
        <w:rPr>
          <w:i/>
          <w:iCs/>
          <w:sz w:val="18"/>
          <w:szCs w:val="18"/>
        </w:rPr>
        <w:t>University of Wisconsin-Madison</w:t>
      </w:r>
      <w:r w:rsidRPr="00151CA7">
        <w:rPr>
          <w:i/>
          <w:sz w:val="18"/>
          <w:szCs w:val="18"/>
        </w:rPr>
        <w:br/>
      </w:r>
      <w:r w:rsidRPr="00151CA7">
        <w:rPr>
          <w:sz w:val="18"/>
          <w:szCs w:val="18"/>
        </w:rPr>
        <w:t>Madison, Wisconsin</w:t>
      </w:r>
      <w:r w:rsidRPr="00151CA7">
        <w:rPr>
          <w:sz w:val="18"/>
          <w:szCs w:val="18"/>
        </w:rPr>
        <w:br/>
      </w:r>
      <w:hyperlink w:history="1" r:id="rId11">
        <w:r w:rsidRPr="003772DF">
          <w:rPr>
            <w:rStyle w:val="Hyperlink"/>
            <w:sz w:val="18"/>
            <w:szCs w:val="18"/>
          </w:rPr>
          <w:t>ppulakanti@wisc.edu</w:t>
        </w:r>
      </w:hyperlink>
    </w:p>
    <w:p w:rsidRPr="00151CA7" w:rsidR="00151CA7" w:rsidP="004B44F1" w:rsidRDefault="004A3CBE" w14:paraId="0BA95B3D" w14:textId="77777777">
      <w:pPr>
        <w:pStyle w:val="Author"/>
        <w:spacing w:before="100" w:beforeAutospacing="1"/>
        <w:rPr>
          <w:sz w:val="18"/>
          <w:szCs w:val="18"/>
        </w:rPr>
      </w:pPr>
      <w:r w:rsidRPr="004A3CBE">
        <w:rPr>
          <w:sz w:val="18"/>
          <w:szCs w:val="18"/>
        </w:rPr>
        <w:t>Rakshith Macha Billava</w:t>
      </w:r>
      <w:r w:rsidRPr="00151CA7" w:rsidR="00151CA7">
        <w:rPr>
          <w:sz w:val="18"/>
          <w:szCs w:val="18"/>
        </w:rPr>
        <w:br/>
      </w:r>
      <w:r w:rsidRPr="00151CA7" w:rsidR="00151CA7">
        <w:rPr>
          <w:i/>
          <w:iCs/>
          <w:sz w:val="18"/>
          <w:szCs w:val="18"/>
        </w:rPr>
        <w:t>Electrical and Computer</w:t>
      </w:r>
      <w:r w:rsidR="004B44F1">
        <w:rPr>
          <w:i/>
          <w:iCs/>
          <w:sz w:val="18"/>
          <w:szCs w:val="18"/>
        </w:rPr>
        <w:t xml:space="preserve"> </w:t>
      </w:r>
      <w:r w:rsidRPr="00151CA7" w:rsidR="00151CA7">
        <w:rPr>
          <w:i/>
          <w:iCs/>
          <w:sz w:val="18"/>
          <w:szCs w:val="18"/>
        </w:rPr>
        <w:t xml:space="preserve">Engineering Dept. </w:t>
      </w:r>
      <w:r w:rsidRPr="00151CA7" w:rsidR="00151CA7">
        <w:rPr>
          <w:i/>
          <w:iCs/>
          <w:sz w:val="18"/>
          <w:szCs w:val="18"/>
        </w:rPr>
        <w:br/>
      </w:r>
      <w:r w:rsidRPr="00151CA7" w:rsidR="00151CA7">
        <w:rPr>
          <w:i/>
          <w:iCs/>
          <w:sz w:val="18"/>
          <w:szCs w:val="18"/>
        </w:rPr>
        <w:t>University of Wisconsin-Madison</w:t>
      </w:r>
      <w:r w:rsidRPr="00151CA7" w:rsidR="00151CA7">
        <w:rPr>
          <w:i/>
          <w:sz w:val="18"/>
          <w:szCs w:val="18"/>
        </w:rPr>
        <w:br/>
      </w:r>
      <w:r w:rsidRPr="00151CA7" w:rsidR="00151CA7">
        <w:rPr>
          <w:sz w:val="18"/>
          <w:szCs w:val="18"/>
        </w:rPr>
        <w:t>Madison, Wisconsin</w:t>
      </w:r>
      <w:r w:rsidRPr="00151CA7" w:rsidR="00151CA7">
        <w:rPr>
          <w:sz w:val="18"/>
          <w:szCs w:val="18"/>
        </w:rPr>
        <w:br/>
      </w:r>
      <w:hyperlink w:history="1" r:id="rId12">
        <w:r w:rsidRPr="00F4662A">
          <w:rPr>
            <w:rStyle w:val="Hyperlink"/>
            <w:sz w:val="18"/>
            <w:szCs w:val="18"/>
          </w:rPr>
          <w:t>machabillava</w:t>
        </w:r>
        <w:r w:rsidRPr="00F4662A" w:rsidR="00151CA7">
          <w:rPr>
            <w:rStyle w:val="Hyperlink"/>
            <w:sz w:val="18"/>
            <w:szCs w:val="18"/>
          </w:rPr>
          <w:t>@wisc.edu</w:t>
        </w:r>
      </w:hyperlink>
    </w:p>
    <w:p w:rsidR="009F1D79" w:rsidRDefault="009F1D79" w14:paraId="7B1DEC54" w14:textId="77777777">
      <w:pPr>
        <w:sectPr w:rsidR="009F1D79" w:rsidSect="004B44F1">
          <w:type w:val="continuous"/>
          <w:pgSz w:w="11906" w:h="16838" w:code="9"/>
          <w:pgMar w:top="450" w:right="893" w:bottom="1440" w:left="893" w:header="720" w:footer="720" w:gutter="0"/>
          <w:cols w:space="720" w:num="2"/>
          <w:docGrid w:linePitch="360"/>
        </w:sectPr>
      </w:pPr>
    </w:p>
    <w:p w:rsidRPr="005B520E" w:rsidR="009303D9" w:rsidRDefault="00BD670B" w14:paraId="4600430F" w14:textId="77777777">
      <w:pPr>
        <w:sectPr w:rsidRPr="005B520E" w:rsidR="009303D9" w:rsidSect="003B4E04">
          <w:type w:val="continuous"/>
          <w:pgSz w:w="11906" w:h="16838" w:code="9"/>
          <w:pgMar w:top="450" w:right="893" w:bottom="1440" w:left="893" w:header="720" w:footer="720" w:gutter="0"/>
          <w:cols w:space="720" w:num="3"/>
          <w:docGrid w:linePitch="360"/>
        </w:sectPr>
      </w:pPr>
      <w:r>
        <w:br w:type="column"/>
      </w:r>
    </w:p>
    <w:p w:rsidR="004B44F1" w:rsidP="00972203" w:rsidRDefault="004B44F1" w14:paraId="131969B3" w14:textId="77777777">
      <w:pPr>
        <w:pStyle w:val="Abstract"/>
        <w:rPr>
          <w:i/>
          <w:iCs/>
        </w:rPr>
      </w:pPr>
    </w:p>
    <w:p w:rsidR="004D72B5" w:rsidP="00972203" w:rsidRDefault="009303D9" w14:paraId="50F8A3EF" w14:textId="20911F73">
      <w:pPr>
        <w:pStyle w:val="Abstract"/>
        <w:rPr>
          <w:i/>
          <w:iCs/>
        </w:rPr>
      </w:pPr>
      <w:r>
        <w:rPr>
          <w:i/>
          <w:iCs/>
        </w:rPr>
        <w:t>Abstract</w:t>
      </w:r>
      <w:r>
        <w:t>—</w:t>
      </w:r>
      <w:r w:rsidRPr="004F63FE" w:rsidR="004F63FE">
        <w:t xml:space="preserve"> With the ever-increasing pervasiveness of embedded systems, comes the question of how secure these devices are. Secure boot is one of the most basic safeguards to ensure against the installation of a malicious bootloader onto the device. We aim to implement </w:t>
      </w:r>
      <w:r w:rsidR="004E05D9">
        <w:t xml:space="preserve">a </w:t>
      </w:r>
      <w:r w:rsidRPr="004F63FE" w:rsidR="004F63FE">
        <w:t>secure boot on a RISC</w:t>
      </w:r>
      <w:r w:rsidR="004E05D9">
        <w:t>-</w:t>
      </w:r>
      <w:r w:rsidRPr="004F63FE" w:rsidR="004F63FE">
        <w:t xml:space="preserve">V based microcontroller architecture, to establish a chain of trust. For our implementation, we will be using the </w:t>
      </w:r>
      <w:proofErr w:type="spellStart"/>
      <w:r w:rsidRPr="004F63FE" w:rsidR="004F63FE">
        <w:t>PULPissimo</w:t>
      </w:r>
      <w:proofErr w:type="spellEnd"/>
      <w:r w:rsidRPr="004F63FE" w:rsidR="004F63FE">
        <w:t xml:space="preserve"> framework. </w:t>
      </w:r>
      <w:proofErr w:type="spellStart"/>
      <w:r w:rsidRPr="004F63FE" w:rsidR="004F63FE">
        <w:t>PULPissimo</w:t>
      </w:r>
      <w:proofErr w:type="spellEnd"/>
      <w:r w:rsidRPr="004F63FE" w:rsidR="004F63FE">
        <w:t xml:space="preserve"> is an open-source framework that is widely used for several academic projects. It is also on the advent of transitioning towards a broad market product. Most products developed, focus on the application rather than the security of the product. We hope to provide a pick-and-place secure boot to ensure that the code running on the processor is verified.</w:t>
      </w:r>
    </w:p>
    <w:p w:rsidRPr="004D72B5" w:rsidR="009303D9" w:rsidP="00972203" w:rsidRDefault="004D72B5" w14:paraId="6DB5F298" w14:textId="44864DB1">
      <w:pPr>
        <w:pStyle w:val="Keywords"/>
      </w:pPr>
      <w:r w:rsidRPr="004D72B5">
        <w:t>Keywords—</w:t>
      </w:r>
      <w:r w:rsidR="00DE4EC9">
        <w:t xml:space="preserve">Secure boot, Hardware security, </w:t>
      </w:r>
      <w:r w:rsidR="00982F98">
        <w:t>RISC</w:t>
      </w:r>
      <w:r w:rsidR="00593BF5">
        <w:t>-</w:t>
      </w:r>
      <w:r w:rsidR="00982F98">
        <w:t xml:space="preserve">V Architecture, </w:t>
      </w:r>
      <w:proofErr w:type="spellStart"/>
      <w:r w:rsidR="00DE4EC9">
        <w:t>PULPissimo</w:t>
      </w:r>
      <w:proofErr w:type="spellEnd"/>
    </w:p>
    <w:p w:rsidR="0034210C" w:rsidP="006B6B66" w:rsidRDefault="0034210C" w14:paraId="6DD43504" w14:textId="3E3F15E1">
      <w:pPr>
        <w:pStyle w:val="Heading1"/>
      </w:pPr>
      <w:r>
        <w:t>Introduction</w:t>
      </w:r>
    </w:p>
    <w:p w:rsidRPr="0034210C" w:rsidR="008F2765" w:rsidP="002E6AC4" w:rsidRDefault="0034210C" w14:paraId="10355167" w14:textId="12A32C31">
      <w:pPr>
        <w:jc w:val="both"/>
      </w:pPr>
      <w:proofErr w:type="spellStart"/>
      <w:r w:rsidRPr="00E73D25">
        <w:t>PULPissimo</w:t>
      </w:r>
      <w:proofErr w:type="spellEnd"/>
      <w:r w:rsidRPr="00E73D25">
        <w:t xml:space="preserve"> is the microcontroller architecture of the more recent PULP chips, part of the ongoing "PULP platform"</w:t>
      </w:r>
      <w:r w:rsidR="002E6AC4">
        <w:t>.</w:t>
      </w:r>
      <w:r w:rsidR="00027EBA">
        <w:t xml:space="preserve"> With energy efficiency at the core of its design, it can lend itself readily to various kinds of embedded systems applications. With the omnipresent nature of embedded devices, ensuring device security is of even higher priority as malicious attackers might easily gain physical access to tamper with devices</w:t>
      </w:r>
      <w:r w:rsidR="001224DB">
        <w:t>. D</w:t>
      </w:r>
      <w:r w:rsidR="00027EBA">
        <w:t>espite of the rapid growth of device number and market size, security has been overlooked for embedded systems due to the lagging security standards, inadequate investment in security development as well as the lack of security awareness.</w:t>
      </w:r>
      <w:r w:rsidR="00FB1EC0">
        <w:t xml:space="preserve"> </w:t>
      </w:r>
      <w:r w:rsidR="008F2765">
        <w:t>T</w:t>
      </w:r>
      <w:r w:rsidR="00084CF7">
        <w:t xml:space="preserve">o improve its security robustness, </w:t>
      </w:r>
      <w:r w:rsidR="005760CF">
        <w:t xml:space="preserve">we provide a basic secure boot setup </w:t>
      </w:r>
      <w:r w:rsidR="004E4F3C">
        <w:t>that validates the flash before launc</w:t>
      </w:r>
      <w:r w:rsidR="00D667E8">
        <w:t xml:space="preserve">hing </w:t>
      </w:r>
      <w:r w:rsidR="008B0DE7">
        <w:t>application. We validate the said implementation</w:t>
      </w:r>
      <w:r w:rsidR="001517FE">
        <w:t xml:space="preserve">. </w:t>
      </w:r>
      <w:r w:rsidR="00662900">
        <w:t xml:space="preserve"> </w:t>
      </w:r>
      <w:r w:rsidR="00DD588A">
        <w:t xml:space="preserve">that </w:t>
      </w:r>
      <w:r w:rsidR="00782C25">
        <w:t xml:space="preserve">can </w:t>
      </w:r>
      <w:r w:rsidR="00662900">
        <w:t xml:space="preserve">aid </w:t>
      </w:r>
      <w:r w:rsidR="00782C25">
        <w:t>further develop</w:t>
      </w:r>
      <w:r w:rsidR="00662900">
        <w:t>ment of</w:t>
      </w:r>
      <w:r w:rsidR="00782C25">
        <w:t xml:space="preserve"> security features for </w:t>
      </w:r>
      <w:proofErr w:type="spellStart"/>
      <w:r w:rsidR="00B13D52">
        <w:t>PULPissimo</w:t>
      </w:r>
      <w:proofErr w:type="spellEnd"/>
      <w:r w:rsidR="00B13D52">
        <w:t xml:space="preserve">. </w:t>
      </w:r>
    </w:p>
    <w:p w:rsidRPr="00D632BE" w:rsidR="009303D9" w:rsidP="006B6B66" w:rsidRDefault="003B5C47" w14:paraId="7828AB33" w14:textId="77777777">
      <w:pPr>
        <w:pStyle w:val="Heading1"/>
      </w:pPr>
      <w:r>
        <w:t>Background study</w:t>
      </w:r>
    </w:p>
    <w:p w:rsidRPr="00DD7B66" w:rsidR="00DD7B66" w:rsidP="00DD7B66" w:rsidRDefault="00DD7B66" w14:paraId="4B3CB8A4" w14:textId="273624A4">
      <w:pPr>
        <w:keepNext/>
        <w:keepLines/>
        <w:numPr>
          <w:ilvl w:val="1"/>
          <w:numId w:val="4"/>
        </w:numPr>
        <w:tabs>
          <w:tab w:val="num" w:pos="288"/>
        </w:tabs>
        <w:spacing w:before="120" w:after="60"/>
        <w:jc w:val="left"/>
        <w:outlineLvl w:val="1"/>
        <w:rPr>
          <w:i/>
          <w:iCs/>
          <w:noProof/>
        </w:rPr>
      </w:pPr>
      <w:r>
        <w:rPr>
          <w:i/>
          <w:iCs/>
          <w:noProof/>
        </w:rPr>
        <w:t>Secure</w:t>
      </w:r>
      <w:r w:rsidR="00E7582C">
        <w:rPr>
          <w:i/>
          <w:iCs/>
          <w:noProof/>
        </w:rPr>
        <w:t>B</w:t>
      </w:r>
      <w:r>
        <w:rPr>
          <w:i/>
          <w:iCs/>
          <w:noProof/>
        </w:rPr>
        <w:t xml:space="preserve">oot </w:t>
      </w:r>
    </w:p>
    <w:p w:rsidRPr="00087D5F" w:rsidR="00DD7B66" w:rsidP="00C5620C" w:rsidRDefault="00C61EA0" w14:paraId="738441D1" w14:textId="68ACC25D">
      <w:pPr>
        <w:tabs>
          <w:tab w:val="left" w:pos="288"/>
        </w:tabs>
        <w:spacing w:after="120" w:line="228" w:lineRule="auto"/>
        <w:ind w:firstLine="288"/>
        <w:jc w:val="both"/>
        <w:rPr>
          <w:color w:val="C45911" w:themeColor="accent2" w:themeShade="BF"/>
          <w:spacing w:val="-1"/>
          <w:lang w:eastAsia="x-none"/>
        </w:rPr>
      </w:pPr>
      <w:r w:rsidRPr="00C61EA0">
        <w:rPr>
          <w:spacing w:val="-1"/>
          <w:lang w:val="x-none" w:eastAsia="x-none"/>
        </w:rPr>
        <w:t>Secure boot is a mechanism that establishes a Chain of Trust (</w:t>
      </w:r>
      <w:proofErr w:type="spellStart"/>
      <w:r w:rsidRPr="00C61EA0">
        <w:rPr>
          <w:spacing w:val="-1"/>
          <w:lang w:val="x-none" w:eastAsia="x-none"/>
        </w:rPr>
        <w:t>CoT</w:t>
      </w:r>
      <w:proofErr w:type="spellEnd"/>
      <w:r w:rsidRPr="00C61EA0">
        <w:rPr>
          <w:spacing w:val="-1"/>
          <w:lang w:val="x-none" w:eastAsia="x-none"/>
        </w:rPr>
        <w:t>)</w:t>
      </w:r>
      <w:r w:rsidR="00FF3DDA">
        <w:rPr>
          <w:spacing w:val="-1"/>
          <w:lang w:eastAsia="x-none"/>
        </w:rPr>
        <w:t xml:space="preserve"> </w:t>
      </w:r>
      <w:r w:rsidRPr="00C61EA0">
        <w:rPr>
          <w:spacing w:val="-1"/>
          <w:lang w:val="x-none" w:eastAsia="x-none"/>
        </w:rPr>
        <w:t>on all system boot images. Secure boot relies on the public key cryptography to verify image signatures before their execution. A pair of</w:t>
      </w:r>
      <w:r w:rsidR="00FF3DDA">
        <w:rPr>
          <w:spacing w:val="-1"/>
          <w:lang w:eastAsia="x-none"/>
        </w:rPr>
        <w:t xml:space="preserve"> </w:t>
      </w:r>
      <w:r w:rsidRPr="00C61EA0">
        <w:rPr>
          <w:spacing w:val="-1"/>
          <w:lang w:val="x-none" w:eastAsia="x-none"/>
        </w:rPr>
        <w:t>public and private key is generated for image signing and verification.</w:t>
      </w:r>
      <w:r w:rsidR="00FF3DDA">
        <w:rPr>
          <w:spacing w:val="-1"/>
          <w:lang w:eastAsia="x-none"/>
        </w:rPr>
        <w:t xml:space="preserve"> </w:t>
      </w:r>
      <w:r w:rsidRPr="00C61EA0">
        <w:rPr>
          <w:spacing w:val="-1"/>
          <w:lang w:val="x-none" w:eastAsia="x-none"/>
        </w:rPr>
        <w:t>The private key is used to sign an image offline while the public key is</w:t>
      </w:r>
      <w:r w:rsidR="00FF3DDA">
        <w:rPr>
          <w:spacing w:val="-1"/>
          <w:lang w:eastAsia="x-none"/>
        </w:rPr>
        <w:t xml:space="preserve"> </w:t>
      </w:r>
      <w:r w:rsidRPr="00C61EA0">
        <w:rPr>
          <w:spacing w:val="-1"/>
          <w:lang w:val="x-none" w:eastAsia="x-none"/>
        </w:rPr>
        <w:t>used to verify the image signature before one image is executed. The</w:t>
      </w:r>
      <w:r w:rsidR="000C4A2F">
        <w:rPr>
          <w:spacing w:val="-1"/>
          <w:lang w:eastAsia="x-none"/>
        </w:rPr>
        <w:t xml:space="preserve"> </w:t>
      </w:r>
      <w:r w:rsidRPr="00C61EA0">
        <w:rPr>
          <w:spacing w:val="-1"/>
          <w:lang w:val="x-none" w:eastAsia="x-none"/>
        </w:rPr>
        <w:t>whole secure boot process usually involves several images. The image</w:t>
      </w:r>
      <w:r w:rsidR="000C4A2F">
        <w:rPr>
          <w:spacing w:val="-1"/>
          <w:lang w:eastAsia="x-none"/>
        </w:rPr>
        <w:t xml:space="preserve"> </w:t>
      </w:r>
      <w:r w:rsidRPr="00C61EA0">
        <w:rPr>
          <w:spacing w:val="-1"/>
          <w:lang w:val="x-none" w:eastAsia="x-none"/>
        </w:rPr>
        <w:t>of the former boot stage verifies the image of the next boot stage, which</w:t>
      </w:r>
      <w:r w:rsidR="000C4A2F">
        <w:rPr>
          <w:spacing w:val="-1"/>
          <w:lang w:eastAsia="x-none"/>
        </w:rPr>
        <w:t xml:space="preserve"> </w:t>
      </w:r>
      <w:r w:rsidRPr="00C61EA0">
        <w:rPr>
          <w:spacing w:val="-1"/>
          <w:lang w:val="x-none" w:eastAsia="x-none"/>
        </w:rPr>
        <w:t xml:space="preserve">in turn forms a verification chain, known as the </w:t>
      </w:r>
      <w:r w:rsidR="000047E0">
        <w:rPr>
          <w:spacing w:val="-1"/>
          <w:lang w:eastAsia="x-none"/>
        </w:rPr>
        <w:t>Chai</w:t>
      </w:r>
      <w:r w:rsidR="000C4A2F">
        <w:rPr>
          <w:spacing w:val="-1"/>
          <w:lang w:eastAsia="x-none"/>
        </w:rPr>
        <w:t>n</w:t>
      </w:r>
      <w:r w:rsidR="000047E0">
        <w:rPr>
          <w:spacing w:val="-1"/>
          <w:lang w:eastAsia="x-none"/>
        </w:rPr>
        <w:t xml:space="preserve"> of Trust</w:t>
      </w:r>
      <w:r w:rsidRPr="00C61EA0">
        <w:rPr>
          <w:spacing w:val="-1"/>
          <w:lang w:val="x-none" w:eastAsia="x-none"/>
        </w:rPr>
        <w:t>. During the secure</w:t>
      </w:r>
      <w:r w:rsidR="00DA310A">
        <w:rPr>
          <w:spacing w:val="-1"/>
          <w:lang w:eastAsia="x-none"/>
        </w:rPr>
        <w:t xml:space="preserve"> </w:t>
      </w:r>
      <w:r w:rsidRPr="00C61EA0">
        <w:rPr>
          <w:spacing w:val="-1"/>
          <w:lang w:val="x-none" w:eastAsia="x-none"/>
        </w:rPr>
        <w:t xml:space="preserve">boot, a single signature </w:t>
      </w:r>
      <w:r w:rsidRPr="00C61EA0">
        <w:rPr>
          <w:spacing w:val="-1"/>
          <w:lang w:val="x-none" w:eastAsia="x-none"/>
        </w:rPr>
        <w:t>verification failure can terminate the whole</w:t>
      </w:r>
      <w:r w:rsidR="00DA310A">
        <w:rPr>
          <w:spacing w:val="-1"/>
          <w:lang w:eastAsia="x-none"/>
        </w:rPr>
        <w:t xml:space="preserve"> </w:t>
      </w:r>
      <w:r w:rsidRPr="00C61EA0">
        <w:rPr>
          <w:spacing w:val="-1"/>
          <w:lang w:val="x-none" w:eastAsia="x-none"/>
        </w:rPr>
        <w:t>system booting process</w:t>
      </w:r>
      <w:r w:rsidR="00D122A6">
        <w:rPr>
          <w:spacing w:val="-1"/>
          <w:lang w:eastAsia="x-none"/>
        </w:rPr>
        <w:t>.</w:t>
      </w:r>
      <w:r w:rsidRPr="003D713A" w:rsidR="00E7582C">
        <w:rPr>
          <w:color w:val="C45911" w:themeColor="accent2" w:themeShade="BF"/>
          <w:spacing w:val="-1"/>
          <w:lang w:val="x-none" w:eastAsia="x-none"/>
        </w:rPr>
        <w:t xml:space="preserve"> </w:t>
      </w:r>
    </w:p>
    <w:p w:rsidRPr="00DD7B66" w:rsidR="00DD7B66" w:rsidP="00DD7B66" w:rsidRDefault="00DD7B66" w14:paraId="33DDF1C0" w14:textId="77777777">
      <w:pPr>
        <w:keepNext/>
        <w:keepLines/>
        <w:numPr>
          <w:ilvl w:val="1"/>
          <w:numId w:val="4"/>
        </w:numPr>
        <w:tabs>
          <w:tab w:val="num" w:pos="288"/>
        </w:tabs>
        <w:spacing w:before="120" w:after="60"/>
        <w:jc w:val="left"/>
        <w:outlineLvl w:val="1"/>
        <w:rPr>
          <w:i/>
          <w:iCs/>
          <w:noProof/>
        </w:rPr>
      </w:pPr>
      <w:r>
        <w:rPr>
          <w:i/>
          <w:iCs/>
          <w:noProof/>
        </w:rPr>
        <w:t>PULPissimo: Open source RISCV Architecture</w:t>
      </w:r>
    </w:p>
    <w:p w:rsidRPr="00E73D25" w:rsidR="00E73D25" w:rsidP="00E73D25" w:rsidRDefault="00E73D25" w14:paraId="64903248" w14:textId="77777777">
      <w:pPr>
        <w:pStyle w:val="BodyText"/>
        <w:rPr>
          <w:spacing w:val="0"/>
          <w:lang w:val="en-US" w:eastAsia="en-US"/>
        </w:rPr>
      </w:pPr>
      <w:bookmarkStart w:name="_Hlk122283836" w:id="0"/>
      <w:proofErr w:type="spellStart"/>
      <w:r w:rsidRPr="00E73D25">
        <w:rPr>
          <w:spacing w:val="0"/>
          <w:lang w:val="en-US" w:eastAsia="en-US"/>
        </w:rPr>
        <w:t>PULPissimo</w:t>
      </w:r>
      <w:proofErr w:type="spellEnd"/>
      <w:r w:rsidRPr="00E73D25">
        <w:rPr>
          <w:spacing w:val="0"/>
          <w:lang w:val="en-US" w:eastAsia="en-US"/>
        </w:rPr>
        <w:t xml:space="preserve"> is the microcontroller architecture of the more recent PULP chips, part of the ongoing "PULP platform" collaboration </w:t>
      </w:r>
      <w:bookmarkEnd w:id="0"/>
      <w:r w:rsidRPr="00E73D25">
        <w:rPr>
          <w:spacing w:val="0"/>
          <w:lang w:val="en-US" w:eastAsia="en-US"/>
        </w:rPr>
        <w:t>between ETH Zurich and the University of Bologna - started in 2013.</w:t>
      </w:r>
    </w:p>
    <w:p w:rsidRPr="005B520E" w:rsidR="00066603" w:rsidP="00066603" w:rsidRDefault="00E73D25" w14:paraId="576C4FE5" w14:textId="0815CEC7">
      <w:pPr>
        <w:pStyle w:val="BodyText"/>
      </w:pPr>
      <w:proofErr w:type="spellStart"/>
      <w:r w:rsidRPr="00E73D25">
        <w:rPr>
          <w:spacing w:val="0"/>
          <w:lang w:val="en-US" w:eastAsia="en-US"/>
        </w:rPr>
        <w:t>PULPissimo</w:t>
      </w:r>
      <w:proofErr w:type="spellEnd"/>
      <w:r w:rsidRPr="00E73D25">
        <w:rPr>
          <w:spacing w:val="0"/>
          <w:lang w:val="en-US" w:eastAsia="en-US"/>
        </w:rPr>
        <w:t xml:space="preserve"> is a single-core platform. However, it represents a significant step ahead in terms of completeness and complexity - the </w:t>
      </w:r>
      <w:proofErr w:type="spellStart"/>
      <w:r w:rsidRPr="00E73D25">
        <w:rPr>
          <w:spacing w:val="0"/>
          <w:lang w:val="en-US" w:eastAsia="en-US"/>
        </w:rPr>
        <w:t>PULPissimo</w:t>
      </w:r>
      <w:proofErr w:type="spellEnd"/>
      <w:r w:rsidRPr="00E73D25">
        <w:rPr>
          <w:spacing w:val="0"/>
          <w:lang w:val="en-US" w:eastAsia="en-US"/>
        </w:rPr>
        <w:t xml:space="preserve"> system is used as the main System-on-Chip controller for all recent multi-core PULP chips, taking care of autonomous I/O, advanced data pre-processing, external interrupts, etc. The </w:t>
      </w:r>
      <w:proofErr w:type="spellStart"/>
      <w:r w:rsidRPr="00E73D25">
        <w:rPr>
          <w:spacing w:val="0"/>
          <w:lang w:val="en-US" w:eastAsia="en-US"/>
        </w:rPr>
        <w:t>PULPissimo</w:t>
      </w:r>
      <w:proofErr w:type="spellEnd"/>
      <w:r w:rsidRPr="00E73D25">
        <w:rPr>
          <w:spacing w:val="0"/>
          <w:lang w:val="en-US" w:eastAsia="en-US"/>
        </w:rPr>
        <w:t xml:space="preserve"> architecture includes</w:t>
      </w:r>
      <w:r w:rsidR="00EE1D6A">
        <w:rPr>
          <w:spacing w:val="0"/>
          <w:lang w:val="en-US" w:eastAsia="en-US"/>
        </w:rPr>
        <w:t xml:space="preserve"> a </w:t>
      </w:r>
      <w:r w:rsidRPr="00E73D25">
        <w:rPr>
          <w:spacing w:val="0"/>
          <w:lang w:val="en-US" w:eastAsia="en-US"/>
        </w:rPr>
        <w:t xml:space="preserve">RI5CY core or the Ibex </w:t>
      </w:r>
      <w:r w:rsidR="004E05D9">
        <w:rPr>
          <w:spacing w:val="0"/>
          <w:lang w:val="en-US" w:eastAsia="en-US"/>
        </w:rPr>
        <w:t xml:space="preserve">the </w:t>
      </w:r>
      <w:r w:rsidRPr="00E73D25">
        <w:rPr>
          <w:spacing w:val="0"/>
          <w:lang w:val="en-US" w:eastAsia="en-US"/>
        </w:rPr>
        <w:t>one as main core</w:t>
      </w:r>
      <w:r w:rsidR="00EE1D6A">
        <w:rPr>
          <w:spacing w:val="0"/>
          <w:lang w:val="en-US" w:eastAsia="en-US"/>
        </w:rPr>
        <w:t>, a</w:t>
      </w:r>
      <w:r w:rsidRPr="00E73D25">
        <w:rPr>
          <w:spacing w:val="0"/>
          <w:lang w:val="en-US" w:eastAsia="en-US"/>
        </w:rPr>
        <w:t>utonomous Input/Output subsystem (</w:t>
      </w:r>
      <w:proofErr w:type="spellStart"/>
      <w:r w:rsidRPr="00E73D25">
        <w:rPr>
          <w:spacing w:val="0"/>
          <w:lang w:val="en-US" w:eastAsia="en-US"/>
        </w:rPr>
        <w:t>uDMA</w:t>
      </w:r>
      <w:proofErr w:type="spellEnd"/>
      <w:r w:rsidRPr="00E73D25">
        <w:rPr>
          <w:spacing w:val="0"/>
          <w:lang w:val="en-US" w:eastAsia="en-US"/>
        </w:rPr>
        <w:t>)</w:t>
      </w:r>
      <w:r w:rsidR="00EE1D6A">
        <w:rPr>
          <w:spacing w:val="0"/>
          <w:lang w:val="en-US" w:eastAsia="en-US"/>
        </w:rPr>
        <w:t>, s</w:t>
      </w:r>
      <w:r w:rsidRPr="00E73D25">
        <w:rPr>
          <w:spacing w:val="0"/>
          <w:lang w:val="en-US" w:eastAsia="en-US"/>
        </w:rPr>
        <w:t>upport for Hardware Processing Engines (HWPEs)</w:t>
      </w:r>
      <w:r w:rsidR="00EE1D6A">
        <w:rPr>
          <w:spacing w:val="0"/>
          <w:lang w:val="en-US" w:eastAsia="en-US"/>
        </w:rPr>
        <w:t xml:space="preserve">, </w:t>
      </w:r>
      <w:r w:rsidRPr="00E73D25">
        <w:rPr>
          <w:spacing w:val="0"/>
          <w:lang w:val="en-US" w:eastAsia="en-US"/>
        </w:rPr>
        <w:t>interrupt controller</w:t>
      </w:r>
      <w:r w:rsidR="00420540">
        <w:rPr>
          <w:spacing w:val="0"/>
          <w:lang w:val="en-US" w:eastAsia="en-US"/>
        </w:rPr>
        <w:t>, etc.</w:t>
      </w:r>
      <w:r w:rsidR="00DB223D">
        <w:rPr>
          <w:spacing w:val="0"/>
          <w:lang w:val="en-US" w:eastAsia="en-US"/>
        </w:rPr>
        <w:t xml:space="preserve"> </w:t>
      </w:r>
    </w:p>
    <w:p w:rsidRPr="006B6B66" w:rsidR="009303D9" w:rsidP="006B6B66" w:rsidRDefault="003B5C47" w14:paraId="7141E06D" w14:textId="77777777">
      <w:pPr>
        <w:pStyle w:val="Heading1"/>
      </w:pPr>
      <w:r>
        <w:t>Prior Work</w:t>
      </w:r>
    </w:p>
    <w:p w:rsidRPr="005B520E" w:rsidR="00066603" w:rsidP="00982F98" w:rsidRDefault="003418F2" w14:paraId="074BA672" w14:textId="77777777">
      <w:pPr>
        <w:pStyle w:val="Heading2"/>
      </w:pPr>
      <w:r w:rsidRPr="003418F2">
        <w:t>ARM implementation of chain of trust</w:t>
      </w:r>
    </w:p>
    <w:p w:rsidRPr="005B520E" w:rsidR="009303D9" w:rsidP="003418F2" w:rsidRDefault="003418F2" w14:paraId="7C3D05CE" w14:textId="77777777">
      <w:pPr>
        <w:pStyle w:val="BodyText"/>
      </w:pPr>
      <w:r>
        <w:t>When the SoC hardware is powered on, the CPU automatically executes from the start address (such as the reset vector).</w:t>
      </w:r>
      <w:r>
        <w:rPr>
          <w:lang w:val="en-US"/>
        </w:rPr>
        <w:t xml:space="preserve"> </w:t>
      </w:r>
      <w:r>
        <w:t>The start address is configured in a predefined location in an</w:t>
      </w:r>
      <w:r>
        <w:rPr>
          <w:lang w:val="en-US"/>
        </w:rPr>
        <w:t xml:space="preserve"> </w:t>
      </w:r>
      <w:r>
        <w:t>immutable memory space like ROM. Hence this is the root</w:t>
      </w:r>
      <w:r>
        <w:rPr>
          <w:lang w:val="en-US"/>
        </w:rPr>
        <w:t xml:space="preserve"> </w:t>
      </w:r>
      <w:r>
        <w:t>of trust as this cannot be tampered with, providing assurance</w:t>
      </w:r>
      <w:r>
        <w:rPr>
          <w:lang w:val="en-US"/>
        </w:rPr>
        <w:t xml:space="preserve"> </w:t>
      </w:r>
      <w:r>
        <w:t>that the bootloader cannot be bypassed. The bootloader is</w:t>
      </w:r>
      <w:r>
        <w:rPr>
          <w:lang w:val="en-US"/>
        </w:rPr>
        <w:t xml:space="preserve"> </w:t>
      </w:r>
      <w:r>
        <w:t>divided into several stages, the first of which is the immutable</w:t>
      </w:r>
      <w:r>
        <w:rPr>
          <w:lang w:val="en-US"/>
        </w:rPr>
        <w:t xml:space="preserve"> </w:t>
      </w:r>
      <w:r>
        <w:t>bootloader. The later stages might be loaded from non-volatile</w:t>
      </w:r>
      <w:r>
        <w:rPr>
          <w:lang w:val="en-US"/>
        </w:rPr>
        <w:t xml:space="preserve"> </w:t>
      </w:r>
      <w:r>
        <w:t>storage into RAM and executed there or executed directly from</w:t>
      </w:r>
      <w:r>
        <w:rPr>
          <w:lang w:val="en-US"/>
        </w:rPr>
        <w:t xml:space="preserve"> </w:t>
      </w:r>
      <w:r>
        <w:t>flash</w:t>
      </w:r>
      <w:r>
        <w:rPr>
          <w:lang w:val="en-US"/>
        </w:rPr>
        <w:t>.</w:t>
      </w:r>
    </w:p>
    <w:p w:rsidRPr="005B520E" w:rsidR="009303D9" w:rsidP="00ED0149" w:rsidRDefault="003418F2" w14:paraId="4C1497FC" w14:textId="77777777">
      <w:pPr>
        <w:pStyle w:val="Heading2"/>
      </w:pPr>
      <w:r>
        <w:t>W</w:t>
      </w:r>
      <w:r w:rsidRPr="003418F2">
        <w:t xml:space="preserve">olfBoot </w:t>
      </w:r>
      <w:r w:rsidR="00925029">
        <w:t>I</w:t>
      </w:r>
      <w:r w:rsidRPr="003418F2">
        <w:t xml:space="preserve">mplementation of </w:t>
      </w:r>
      <w:r w:rsidR="00925029">
        <w:t>S</w:t>
      </w:r>
      <w:r w:rsidRPr="003418F2">
        <w:t xml:space="preserve">ecure </w:t>
      </w:r>
      <w:r w:rsidR="00925029">
        <w:t>B</w:t>
      </w:r>
      <w:r w:rsidRPr="003418F2">
        <w:t>oot</w:t>
      </w:r>
    </w:p>
    <w:p w:rsidRPr="005B520E" w:rsidR="00D70CA8" w:rsidP="00D70CA8" w:rsidRDefault="00925029" w14:paraId="4D178AF8" w14:textId="7508A8F7">
      <w:pPr>
        <w:pStyle w:val="BodyText"/>
      </w:pPr>
      <w:proofErr w:type="spellStart"/>
      <w:r>
        <w:t>WolfS</w:t>
      </w:r>
      <w:r w:rsidRPr="00516C5C">
        <w:t>SL</w:t>
      </w:r>
      <w:proofErr w:type="spellEnd"/>
      <w:r w:rsidRPr="00516C5C">
        <w:t xml:space="preserve"> [</w:t>
      </w:r>
      <w:r w:rsidRPr="00516C5C" w:rsidR="00516C5C">
        <w:rPr>
          <w:lang w:val="en-US"/>
        </w:rPr>
        <w:t>6</w:t>
      </w:r>
      <w:r w:rsidRPr="00516C5C">
        <w:t xml:space="preserve">] is an </w:t>
      </w:r>
      <w:r>
        <w:t>open-source project that provides a</w:t>
      </w:r>
      <w:r w:rsidRPr="551452E6">
        <w:rPr>
          <w:lang w:val="en-US"/>
        </w:rPr>
        <w:t xml:space="preserve"> </w:t>
      </w:r>
      <w:r>
        <w:t>secure bootloader for firmware authentication. The firmware is</w:t>
      </w:r>
      <w:r w:rsidRPr="551452E6">
        <w:rPr>
          <w:lang w:val="en-US"/>
        </w:rPr>
        <w:t xml:space="preserve"> </w:t>
      </w:r>
      <w:r>
        <w:t xml:space="preserve">verified at boot time using </w:t>
      </w:r>
      <w:proofErr w:type="spellStart"/>
      <w:r>
        <w:t>WolfCrypt</w:t>
      </w:r>
      <w:proofErr w:type="spellEnd"/>
      <w:r>
        <w:t xml:space="preserve"> ECDSA or ED25519.</w:t>
      </w:r>
      <w:r w:rsidRPr="551452E6">
        <w:rPr>
          <w:lang w:val="en-US"/>
        </w:rPr>
        <w:t xml:space="preserve"> </w:t>
      </w:r>
      <w:r>
        <w:t>Hash algorithms used for the implementation are SHA-256</w:t>
      </w:r>
      <w:r w:rsidRPr="551452E6">
        <w:rPr>
          <w:lang w:val="en-US"/>
        </w:rPr>
        <w:t xml:space="preserve"> </w:t>
      </w:r>
      <w:r>
        <w:t>and SHA-3-384. Since the solution is provided as a software</w:t>
      </w:r>
      <w:r w:rsidRPr="551452E6">
        <w:rPr>
          <w:lang w:val="en-US"/>
        </w:rPr>
        <w:t xml:space="preserve"> </w:t>
      </w:r>
      <w:r>
        <w:t>library it is loaded into the flash making it vulnerable to flash</w:t>
      </w:r>
      <w:r w:rsidRPr="551452E6">
        <w:rPr>
          <w:lang w:val="en-US"/>
        </w:rPr>
        <w:t xml:space="preserve"> </w:t>
      </w:r>
      <w:r>
        <w:t xml:space="preserve">corruption. Additionally, if any parameters in the </w:t>
      </w:r>
      <w:proofErr w:type="spellStart"/>
      <w:r>
        <w:t>wolfBoot</w:t>
      </w:r>
      <w:proofErr w:type="spellEnd"/>
      <w:r w:rsidRPr="551452E6">
        <w:rPr>
          <w:lang w:val="en-US"/>
        </w:rPr>
        <w:t xml:space="preserve"> </w:t>
      </w:r>
      <w:r>
        <w:t>are modified, they cause a failure in initialization and leave</w:t>
      </w:r>
      <w:r w:rsidRPr="551452E6">
        <w:rPr>
          <w:lang w:val="en-US"/>
        </w:rPr>
        <w:t xml:space="preserve"> </w:t>
      </w:r>
      <w:r>
        <w:t>the device vulnerable to attacks.</w:t>
      </w:r>
    </w:p>
    <w:p w:rsidR="00877BE6" w:rsidP="0083550E" w:rsidRDefault="00D70CA8" w14:paraId="3C381EFB" w14:textId="0FE646D3">
      <w:pPr>
        <w:pStyle w:val="Heading2"/>
      </w:pPr>
      <w:r>
        <w:t xml:space="preserve">Limitations </w:t>
      </w:r>
    </w:p>
    <w:p w:rsidRPr="00442C8F" w:rsidR="00877BE6" w:rsidP="00877BE6" w:rsidRDefault="00877BE6" w14:paraId="50094B0A" w14:textId="15264356">
      <w:pPr>
        <w:pStyle w:val="BodyText"/>
        <w:rPr>
          <w:lang w:val="en-US"/>
        </w:rPr>
      </w:pPr>
      <w:r>
        <w:t>•</w:t>
      </w:r>
      <w:r>
        <w:tab/>
      </w:r>
      <w:r w:rsidR="00B0519E">
        <w:rPr>
          <w:lang w:val="en-US"/>
        </w:rPr>
        <w:t>In the</w:t>
      </w:r>
      <w:r w:rsidRPr="002F353A" w:rsidR="002F353A">
        <w:rPr>
          <w:lang w:val="en-US"/>
        </w:rPr>
        <w:t xml:space="preserve"> </w:t>
      </w:r>
      <w:proofErr w:type="spellStart"/>
      <w:r w:rsidRPr="002F353A" w:rsidR="002F353A">
        <w:rPr>
          <w:lang w:val="en-US"/>
        </w:rPr>
        <w:t>Hack@DAC</w:t>
      </w:r>
      <w:proofErr w:type="spellEnd"/>
      <w:r w:rsidRPr="002F353A" w:rsidR="002F353A">
        <w:rPr>
          <w:lang w:val="en-US"/>
        </w:rPr>
        <w:t xml:space="preserve"> 2018 hardware security</w:t>
      </w:r>
      <w:r w:rsidR="002F353A">
        <w:rPr>
          <w:lang w:val="en-US"/>
        </w:rPr>
        <w:t xml:space="preserve"> competition</w:t>
      </w:r>
      <w:r w:rsidR="00B0519E">
        <w:rPr>
          <w:lang w:val="en-US"/>
        </w:rPr>
        <w:t>, it was</w:t>
      </w:r>
      <w:r w:rsidR="000F3DED">
        <w:rPr>
          <w:lang w:val="en-US"/>
        </w:rPr>
        <w:t xml:space="preserve"> exposed how </w:t>
      </w:r>
      <w:r w:rsidR="00B826B5">
        <w:rPr>
          <w:lang w:val="en-US"/>
        </w:rPr>
        <w:t xml:space="preserve">the lack of secure boot implementation for </w:t>
      </w:r>
      <w:proofErr w:type="spellStart"/>
      <w:r w:rsidR="00B826B5">
        <w:rPr>
          <w:lang w:val="en-US"/>
        </w:rPr>
        <w:t>PULPissimo</w:t>
      </w:r>
      <w:proofErr w:type="spellEnd"/>
      <w:r w:rsidR="00B826B5">
        <w:rPr>
          <w:lang w:val="en-US"/>
        </w:rPr>
        <w:t xml:space="preserve"> leaves it vulnerable to </w:t>
      </w:r>
      <w:r w:rsidR="00D1169B">
        <w:rPr>
          <w:lang w:val="en-US"/>
        </w:rPr>
        <w:t xml:space="preserve">boot code injection at privileged levels </w:t>
      </w:r>
      <w:r w:rsidR="00F4547C">
        <w:rPr>
          <w:lang w:val="en-US"/>
        </w:rPr>
        <w:t xml:space="preserve">which can cause </w:t>
      </w:r>
      <w:r w:rsidR="0015066C">
        <w:rPr>
          <w:lang w:val="en-US"/>
        </w:rPr>
        <w:t>sensitive information to be compromised</w:t>
      </w:r>
      <w:r>
        <w:t>.</w:t>
      </w:r>
      <w:r w:rsidR="00442C8F">
        <w:rPr>
          <w:lang w:val="en-US"/>
        </w:rPr>
        <w:t xml:space="preserve"> [</w:t>
      </w:r>
      <w:r w:rsidR="007E54D7">
        <w:rPr>
          <w:lang w:val="en-US"/>
        </w:rPr>
        <w:t>1</w:t>
      </w:r>
      <w:r w:rsidR="00557B7A">
        <w:rPr>
          <w:lang w:val="en-US"/>
        </w:rPr>
        <w:t>]</w:t>
      </w:r>
    </w:p>
    <w:p w:rsidR="00604F72" w:rsidP="004226E0" w:rsidRDefault="00CE5D7C" w14:paraId="207263C4" w14:textId="3710A7C1">
      <w:pPr>
        <w:pStyle w:val="BodyText"/>
        <w:rPr>
          <w:lang w:val="en-US"/>
        </w:rPr>
      </w:pPr>
      <w:r>
        <w:rPr>
          <w:noProof/>
        </w:rPr>
        <w:lastRenderedPageBreak/>
        <mc:AlternateContent>
          <mc:Choice Requires="wpg">
            <w:drawing>
              <wp:anchor distT="0" distB="0" distL="114300" distR="114300" simplePos="0" relativeHeight="251658240" behindDoc="0" locked="0" layoutInCell="1" allowOverlap="1" wp14:anchorId="489A562E" wp14:editId="574F1A6E">
                <wp:simplePos x="0" y="0"/>
                <wp:positionH relativeFrom="column">
                  <wp:posOffset>3775922</wp:posOffset>
                </wp:positionH>
                <wp:positionV relativeFrom="paragraph">
                  <wp:posOffset>0</wp:posOffset>
                </wp:positionV>
                <wp:extent cx="2623820" cy="2363047"/>
                <wp:effectExtent l="0" t="0" r="5080" b="0"/>
                <wp:wrapTopAndBottom/>
                <wp:docPr id="3" name="Group 3"/>
                <wp:cNvGraphicFramePr/>
                <a:graphic xmlns:a="http://schemas.openxmlformats.org/drawingml/2006/main">
                  <a:graphicData uri="http://schemas.microsoft.com/office/word/2010/wordprocessingGroup">
                    <wpg:wgp>
                      <wpg:cNvGrpSpPr/>
                      <wpg:grpSpPr>
                        <a:xfrm>
                          <a:off x="0" y="0"/>
                          <a:ext cx="2623820" cy="2363047"/>
                          <a:chOff x="0" y="0"/>
                          <a:chExt cx="2623820" cy="2363047"/>
                        </a:xfrm>
                      </wpg:grpSpPr>
                      <wps:wsp>
                        <wps:cNvPr id="5" name="Text Box 2"/>
                        <wps:cNvSpPr txBox="1">
                          <a:spLocks noChangeArrowheads="1"/>
                        </wps:cNvSpPr>
                        <wps:spPr bwMode="auto">
                          <a:xfrm>
                            <a:off x="67733" y="2116667"/>
                            <a:ext cx="2555240" cy="246380"/>
                          </a:xfrm>
                          <a:prstGeom prst="rect">
                            <a:avLst/>
                          </a:prstGeom>
                          <a:solidFill>
                            <a:srgbClr val="FFFFFF"/>
                          </a:solidFill>
                          <a:ln w="9525">
                            <a:noFill/>
                            <a:miter lim="800000"/>
                            <a:headEnd/>
                            <a:tailEnd/>
                          </a:ln>
                        </wps:spPr>
                        <wps:txbx>
                          <w:txbxContent>
                            <w:p w:rsidR="006E1E86" w:rsidP="00504D26" w:rsidRDefault="006E1E86" w14:paraId="4F6BAB7E" w14:textId="77777777">
                              <w:r>
                                <w:t>Fig</w:t>
                              </w:r>
                              <w:r w:rsidR="008E5D9C">
                                <w:t xml:space="preserve"> 2</w:t>
                              </w:r>
                              <w:r>
                                <w:t xml:space="preserve">: </w:t>
                              </w:r>
                              <w:r w:rsidR="008E5D9C">
                                <w:t>SoC Architecture</w:t>
                              </w:r>
                            </w:p>
                          </w:txbxContent>
                        </wps:txbx>
                        <wps:bodyPr rot="0" vert="horz" wrap="square" lIns="91440" tIns="45720" rIns="91440" bIns="45720" anchor="t" anchorCtr="0">
                          <a:spAutoFit/>
                        </wps:bodyPr>
                      </wps:wsp>
                      <pic:pic xmlns:pic="http://schemas.openxmlformats.org/drawingml/2006/picture">
                        <pic:nvPicPr>
                          <pic:cNvPr id="34" name="Picture 34" descr="Diagram, let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3820" cy="2059305"/>
                          </a:xfrm>
                          <a:prstGeom prst="rect">
                            <a:avLst/>
                          </a:prstGeom>
                        </pic:spPr>
                      </pic:pic>
                    </wpg:wgp>
                  </a:graphicData>
                </a:graphic>
              </wp:anchor>
            </w:drawing>
          </mc:Choice>
          <mc:Fallback>
            <w:pict w14:anchorId="7DE15E3D">
              <v:group id="Group 3" style="position:absolute;left:0;text-align:left;margin-left:297.3pt;margin-top:0;width:206.6pt;height:186.05pt;z-index:251658240" coordsize="26238,23630" o:spid="_x0000_s1026" w14:anchorId="489A562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">
                <v:shapetype id="_x0000_t202" coordsize="21600,21600" o:spt="202" path="m,l,21600r21600,l21600,xe">
                  <v:stroke joinstyle="miter"/>
                  <v:path gradientshapeok="t" o:connecttype="rect"/>
                </v:shapetype>
                <v:shape id="Text Box 2" style="position:absolute;left:677;top:21166;width:25552;height:2464;visibility:visible;mso-wrap-style:square;v-text-anchor:top" o:spid="_x0000_s102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">
                  <v:textbox style="mso-fit-shape-to-text:t">
                    <w:txbxContent>
                      <w:p w:rsidR="006E1E86" w:rsidP="00504D26" w:rsidRDefault="006E1E86" w14:paraId="73CFD57C" w14:textId="77777777">
                        <w:r>
                          <w:t>Fig</w:t>
                        </w:r>
                        <w:r w:rsidR="008E5D9C">
                          <w:t xml:space="preserve"> 2</w:t>
                        </w:r>
                        <w:r>
                          <w:t xml:space="preserve">: </w:t>
                        </w:r>
                        <w:r w:rsidR="008E5D9C">
                          <w:t>SoC Architecture</w:t>
                        </w: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4" style="position:absolute;width:26238;height:20593;visibility:visible;mso-wrap-style:square" alt="Diagram, letter&#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">
                  <v:imagedata o:title="Diagram, letter&#10;&#10;Description automatically generated" r:id="rId14"/>
                </v:shape>
                <w10:wrap type="topAndBottom"/>
              </v:group>
            </w:pict>
          </mc:Fallback>
        </mc:AlternateContent>
      </w:r>
      <w:r w:rsidR="00877BE6">
        <w:t>•</w:t>
      </w:r>
      <w:r w:rsidR="00877BE6">
        <w:tab/>
      </w:r>
      <w:r w:rsidR="00737E16">
        <w:rPr>
          <w:lang w:val="en-US"/>
        </w:rPr>
        <w:t xml:space="preserve"> </w:t>
      </w:r>
      <w:r w:rsidR="00297F64">
        <w:rPr>
          <w:lang w:val="en-US"/>
        </w:rPr>
        <w:t xml:space="preserve">Bootloader firmware units </w:t>
      </w:r>
      <w:r w:rsidR="003D201E">
        <w:rPr>
          <w:lang w:val="en-US"/>
        </w:rPr>
        <w:t xml:space="preserve">like </w:t>
      </w:r>
      <w:proofErr w:type="spellStart"/>
      <w:r w:rsidR="00CD5D63">
        <w:rPr>
          <w:lang w:val="en-US"/>
        </w:rPr>
        <w:t>wolfBoot</w:t>
      </w:r>
      <w:proofErr w:type="spellEnd"/>
      <w:r w:rsidR="00CD5D63">
        <w:rPr>
          <w:lang w:val="en-US"/>
        </w:rPr>
        <w:t xml:space="preserve"> </w:t>
      </w:r>
      <w:r w:rsidR="00E02B37">
        <w:rPr>
          <w:lang w:val="en-US"/>
        </w:rPr>
        <w:t xml:space="preserve">might provide a </w:t>
      </w:r>
      <w:r w:rsidR="00083830">
        <w:rPr>
          <w:lang w:val="en-US"/>
        </w:rPr>
        <w:t xml:space="preserve">false sense of security, as </w:t>
      </w:r>
      <w:r w:rsidRPr="00E63580" w:rsidR="00E63580">
        <w:rPr>
          <w:lang w:val="en-US"/>
        </w:rPr>
        <w:t xml:space="preserve"> </w:t>
      </w:r>
      <w:r w:rsidR="007A7C7C">
        <w:rPr>
          <w:lang w:val="en-US"/>
        </w:rPr>
        <w:t>a</w:t>
      </w:r>
      <w:r w:rsidRPr="00E63580" w:rsidR="00E63580">
        <w:rPr>
          <w:lang w:val="en-US"/>
        </w:rPr>
        <w:t xml:space="preserve">n attacker able to compromise </w:t>
      </w:r>
      <w:r w:rsidR="00E63580">
        <w:rPr>
          <w:lang w:val="en-US"/>
        </w:rPr>
        <w:t>such units</w:t>
      </w:r>
      <w:r w:rsidRPr="00E63580" w:rsidR="00E63580">
        <w:rPr>
          <w:lang w:val="en-US"/>
        </w:rPr>
        <w:t xml:space="preserve"> can</w:t>
      </w:r>
      <w:r w:rsidR="00E63580">
        <w:rPr>
          <w:lang w:val="en-US"/>
        </w:rPr>
        <w:t xml:space="preserve"> </w:t>
      </w:r>
      <w:r w:rsidRPr="00E63580" w:rsidR="00E63580">
        <w:rPr>
          <w:lang w:val="en-US"/>
        </w:rPr>
        <w:t>gain full control over the target system</w:t>
      </w:r>
      <w:r w:rsidR="001A6FB6">
        <w:rPr>
          <w:lang w:val="en-US"/>
        </w:rPr>
        <w:t xml:space="preserve"> [</w:t>
      </w:r>
      <w:r w:rsidR="007E54D7">
        <w:rPr>
          <w:lang w:val="en-US"/>
        </w:rPr>
        <w:t>2</w:t>
      </w:r>
      <w:r w:rsidR="001A6FB6">
        <w:rPr>
          <w:lang w:val="en-US"/>
        </w:rPr>
        <w:t>]</w:t>
      </w:r>
      <w:r w:rsidR="008C395E">
        <w:rPr>
          <w:lang w:val="en-US"/>
        </w:rPr>
        <w:t>.</w:t>
      </w:r>
      <w:r w:rsidRPr="004226E0" w:rsidR="004226E0">
        <w:rPr>
          <w:lang w:val="en-US"/>
        </w:rPr>
        <w:t xml:space="preserve"> It is up to the user to verify the security of the firmware and to ensure it does not contain any backdoors, which is impossible if the code is proprietary.</w:t>
      </w:r>
    </w:p>
    <w:p w:rsidR="00604F72" w:rsidP="00604F72" w:rsidRDefault="00604F72" w14:paraId="5F6A1750" w14:textId="687C9D1A">
      <w:pPr>
        <w:pStyle w:val="Heading1"/>
      </w:pPr>
      <w:r>
        <w:t>Problem Statement</w:t>
      </w:r>
    </w:p>
    <w:p w:rsidRPr="005770EF" w:rsidR="00D23132" w:rsidP="00604F72" w:rsidRDefault="00CB12C7" w14:paraId="0557747C" w14:textId="69BD9773">
      <w:pPr>
        <w:pStyle w:val="BodyText"/>
        <w:rPr>
          <w:highlight w:val="yellow"/>
          <w:lang w:val="en-US"/>
        </w:rPr>
      </w:pPr>
      <w:r>
        <w:rPr>
          <w:lang w:val="en-US"/>
        </w:rPr>
        <w:t xml:space="preserve">With </w:t>
      </w:r>
      <w:r w:rsidR="003E0BB6">
        <w:rPr>
          <w:lang w:val="en-US"/>
        </w:rPr>
        <w:t xml:space="preserve">the </w:t>
      </w:r>
      <w:r w:rsidR="00152AF1">
        <w:rPr>
          <w:lang w:val="en-US"/>
        </w:rPr>
        <w:t xml:space="preserve">ease of physical access to consumer devices, </w:t>
      </w:r>
      <w:r w:rsidR="00B37E2D">
        <w:rPr>
          <w:lang w:val="en-US"/>
        </w:rPr>
        <w:t>embedded systems are especially vulnerable to physical attacks.</w:t>
      </w:r>
      <w:r w:rsidR="00102665">
        <w:rPr>
          <w:lang w:val="en-US"/>
        </w:rPr>
        <w:t xml:space="preserve"> While PULP</w:t>
      </w:r>
      <w:r w:rsidR="00A31737">
        <w:rPr>
          <w:lang w:val="en-US"/>
        </w:rPr>
        <w:t>-</w:t>
      </w:r>
      <w:r w:rsidR="00EF1AFF">
        <w:rPr>
          <w:lang w:val="en-US"/>
        </w:rPr>
        <w:t>based</w:t>
      </w:r>
      <w:r w:rsidRPr="002F48C5" w:rsidR="00604F72">
        <w:t xml:space="preserve"> framework</w:t>
      </w:r>
      <w:r w:rsidR="00EF1AFF">
        <w:rPr>
          <w:lang w:val="en-US"/>
        </w:rPr>
        <w:t>s are highly versatile</w:t>
      </w:r>
      <w:r w:rsidR="005A391A">
        <w:rPr>
          <w:lang w:val="en-US"/>
        </w:rPr>
        <w:t>, not having inbuilt secure boot implementations</w:t>
      </w:r>
      <w:r w:rsidR="004A5B78">
        <w:rPr>
          <w:lang w:val="en-US"/>
        </w:rPr>
        <w:t xml:space="preserve"> creates a </w:t>
      </w:r>
      <w:r w:rsidR="00741EBD">
        <w:rPr>
          <w:lang w:val="en-US"/>
        </w:rPr>
        <w:t>s</w:t>
      </w:r>
      <w:r w:rsidR="004A5B78">
        <w:rPr>
          <w:lang w:val="en-US"/>
        </w:rPr>
        <w:t>pace for third pa</w:t>
      </w:r>
      <w:r w:rsidR="009B27C0">
        <w:rPr>
          <w:lang w:val="en-US"/>
        </w:rPr>
        <w:t>rty</w:t>
      </w:r>
      <w:r w:rsidR="00751151">
        <w:rPr>
          <w:lang w:val="en-US"/>
        </w:rPr>
        <w:t xml:space="preserve"> </w:t>
      </w:r>
      <w:r w:rsidR="00741EBD">
        <w:rPr>
          <w:lang w:val="en-US"/>
        </w:rPr>
        <w:t>bootloaders</w:t>
      </w:r>
      <w:r w:rsidR="00C46473">
        <w:rPr>
          <w:lang w:val="en-US"/>
        </w:rPr>
        <w:t xml:space="preserve">. While these </w:t>
      </w:r>
      <w:r w:rsidR="00CD5EF7">
        <w:rPr>
          <w:lang w:val="en-US"/>
        </w:rPr>
        <w:t>bootl</w:t>
      </w:r>
      <w:r w:rsidR="005513BF">
        <w:rPr>
          <w:lang w:val="en-US"/>
        </w:rPr>
        <w:t>o</w:t>
      </w:r>
      <w:r w:rsidR="00CD5EF7">
        <w:rPr>
          <w:lang w:val="en-US"/>
        </w:rPr>
        <w:t xml:space="preserve">aders </w:t>
      </w:r>
      <w:r w:rsidR="00EB196F">
        <w:rPr>
          <w:lang w:val="en-US"/>
        </w:rPr>
        <w:t xml:space="preserve">claim to be a plug and play solution to enable hardware security, </w:t>
      </w:r>
      <w:r w:rsidR="00046B9F">
        <w:rPr>
          <w:lang w:val="en-US"/>
        </w:rPr>
        <w:t>their presence can create</w:t>
      </w:r>
      <w:r w:rsidR="005513BF">
        <w:rPr>
          <w:lang w:val="en-US"/>
        </w:rPr>
        <w:t xml:space="preserve"> themselves</w:t>
      </w:r>
      <w:r w:rsidR="001724D6">
        <w:rPr>
          <w:lang w:val="en-US"/>
        </w:rPr>
        <w:t xml:space="preserve"> be a</w:t>
      </w:r>
      <w:r w:rsidR="00046B9F">
        <w:rPr>
          <w:lang w:val="en-US"/>
        </w:rPr>
        <w:t xml:space="preserve"> complex </w:t>
      </w:r>
      <w:r w:rsidR="00EF0389">
        <w:rPr>
          <w:lang w:val="en-US"/>
        </w:rPr>
        <w:t>security threat to the system they’re added in.</w:t>
      </w:r>
      <w:r w:rsidR="0002372E">
        <w:rPr>
          <w:lang w:val="en-US"/>
        </w:rPr>
        <w:t xml:space="preserve"> With the rise in </w:t>
      </w:r>
      <w:r w:rsidR="00B42363">
        <w:rPr>
          <w:lang w:val="en-US"/>
        </w:rPr>
        <w:t>popularity o</w:t>
      </w:r>
      <w:r w:rsidR="00077011">
        <w:rPr>
          <w:lang w:val="en-US"/>
        </w:rPr>
        <w:t>f</w:t>
      </w:r>
      <w:r w:rsidRPr="002F48C5" w:rsidR="00604F72">
        <w:t xml:space="preserve"> RISC-V architecture</w:t>
      </w:r>
      <w:r w:rsidR="00077011">
        <w:rPr>
          <w:lang w:val="en-US"/>
        </w:rPr>
        <w:t>s,</w:t>
      </w:r>
      <w:r w:rsidRPr="002F48C5" w:rsidR="00604F72">
        <w:t xml:space="preserve"> and </w:t>
      </w:r>
      <w:r w:rsidR="00604F72">
        <w:rPr>
          <w:lang w:val="en-US"/>
        </w:rPr>
        <w:t xml:space="preserve">the </w:t>
      </w:r>
      <w:proofErr w:type="spellStart"/>
      <w:r w:rsidRPr="002F48C5" w:rsidR="00604F72">
        <w:t>PULPissimo</w:t>
      </w:r>
      <w:proofErr w:type="spellEnd"/>
      <w:r w:rsidRPr="002F48C5" w:rsidR="00604F72">
        <w:t xml:space="preserve"> framework in particular, </w:t>
      </w:r>
      <w:r w:rsidR="004B1563">
        <w:rPr>
          <w:lang w:val="en-US"/>
        </w:rPr>
        <w:t xml:space="preserve">the </w:t>
      </w:r>
      <w:r w:rsidRPr="002F48C5" w:rsidR="005770EF">
        <w:t>necessity</w:t>
      </w:r>
      <w:r w:rsidR="005770EF">
        <w:rPr>
          <w:lang w:val="en-US"/>
        </w:rPr>
        <w:t xml:space="preserve"> </w:t>
      </w:r>
      <w:r w:rsidR="00761A8B">
        <w:rPr>
          <w:lang w:val="en-US"/>
        </w:rPr>
        <w:t>for</w:t>
      </w:r>
      <w:r w:rsidR="005770EF">
        <w:rPr>
          <w:lang w:val="en-US"/>
        </w:rPr>
        <w:t xml:space="preserve"> an inbuilt secure boot solution </w:t>
      </w:r>
      <w:r w:rsidR="00CC4068">
        <w:rPr>
          <w:lang w:val="en-US"/>
        </w:rPr>
        <w:t>arises too</w:t>
      </w:r>
      <w:r w:rsidR="000D2B1A">
        <w:rPr>
          <w:lang w:val="en-US"/>
        </w:rPr>
        <w:t>.</w:t>
      </w:r>
    </w:p>
    <w:p w:rsidR="009303D9" w:rsidP="006B6B66" w:rsidRDefault="009303D9" w14:paraId="071C5B11" w14:textId="65DBA037">
      <w:pPr>
        <w:pStyle w:val="Heading1"/>
      </w:pPr>
      <w:r>
        <w:t>Pr</w:t>
      </w:r>
      <w:r w:rsidR="005C04DA">
        <w:t xml:space="preserve">oposed </w:t>
      </w:r>
      <w:r w:rsidR="00500B9B">
        <w:t>A</w:t>
      </w:r>
      <w:r w:rsidR="003A1D83">
        <w:t>pproach</w:t>
      </w:r>
    </w:p>
    <w:p w:rsidR="002F48C5" w:rsidP="002F48C5" w:rsidRDefault="002F48C5" w14:paraId="068346B2" w14:textId="6570678F">
      <w:pPr>
        <w:pStyle w:val="BodyText"/>
        <w:rPr>
          <w:lang w:val="en-US"/>
        </w:rPr>
      </w:pPr>
      <w:r w:rsidRPr="002F48C5">
        <w:t xml:space="preserve">As mentioned previously, the </w:t>
      </w:r>
      <w:proofErr w:type="spellStart"/>
      <w:r w:rsidRPr="002F48C5">
        <w:t>PULPissimo</w:t>
      </w:r>
      <w:proofErr w:type="spellEnd"/>
      <w:r w:rsidRPr="002F48C5">
        <w:t xml:space="preserve"> framework and other open-source RISC-V architectures do not have a secure boot implementation thereby making any applications developed on the platform vulnerable to a multitude of attacks primarily including data (including firmware) theft or firmware corruption. Since RISC-V architecture and </w:t>
      </w:r>
      <w:r w:rsidR="00B96FF7">
        <w:rPr>
          <w:lang w:val="en-US"/>
        </w:rPr>
        <w:t xml:space="preserve">the </w:t>
      </w:r>
      <w:proofErr w:type="spellStart"/>
      <w:r w:rsidRPr="002F48C5">
        <w:t>PULPissimo</w:t>
      </w:r>
      <w:proofErr w:type="spellEnd"/>
      <w:r w:rsidRPr="002F48C5">
        <w:t xml:space="preserve"> framework in particular are gaining popularity, we believe this is required for the reliability of any application</w:t>
      </w:r>
      <w:r w:rsidRPr="000B5F46">
        <w:t>[</w:t>
      </w:r>
      <w:r w:rsidRPr="000B5F46" w:rsidR="00943EB2">
        <w:rPr>
          <w:lang w:val="en-US"/>
        </w:rPr>
        <w:t>14</w:t>
      </w:r>
      <w:r w:rsidRPr="000B5F46">
        <w:t>]</w:t>
      </w:r>
      <w:r w:rsidRPr="00943EB2">
        <w:t xml:space="preserve"> </w:t>
      </w:r>
      <w:r w:rsidRPr="002F48C5">
        <w:t xml:space="preserve">that uses the </w:t>
      </w:r>
      <w:proofErr w:type="spellStart"/>
      <w:r w:rsidRPr="002F48C5">
        <w:t>PULPissimo</w:t>
      </w:r>
      <w:proofErr w:type="spellEnd"/>
      <w:r w:rsidRPr="002F48C5">
        <w:t xml:space="preserve"> framework. Through this project we aim to provide the following deliverables</w:t>
      </w:r>
      <w:r>
        <w:rPr>
          <w:lang w:val="en-US"/>
        </w:rPr>
        <w:t>:</w:t>
      </w:r>
    </w:p>
    <w:p w:rsidRPr="00D7522C" w:rsidR="002F48C5" w:rsidP="002F48C5" w:rsidRDefault="00921FF8" w14:paraId="57265948" w14:textId="06EFA019">
      <w:pPr>
        <w:pStyle w:val="BodyText"/>
        <w:numPr>
          <w:ilvl w:val="0"/>
          <w:numId w:val="25"/>
        </w:numPr>
        <w:rPr>
          <w:lang w:val="en-US"/>
        </w:rPr>
      </w:pPr>
      <w:r w:rsidRPr="00921FF8">
        <w:rPr>
          <w:lang w:val="en-US"/>
        </w:rPr>
        <w:t xml:space="preserve">Basic Secure Boot – A trusted application prior to execution of the user application that validates the </w:t>
      </w:r>
      <w:r w:rsidR="006E0FA4">
        <w:rPr>
          <w:lang w:val="en-US"/>
        </w:rPr>
        <w:t>flash</w:t>
      </w:r>
      <w:r w:rsidRPr="00921FF8">
        <w:rPr>
          <w:lang w:val="en-US"/>
        </w:rPr>
        <w:t xml:space="preserve"> before launching the application</w:t>
      </w:r>
      <w:r>
        <w:rPr>
          <w:lang w:val="en-US"/>
        </w:rPr>
        <w:t>.</w:t>
      </w:r>
    </w:p>
    <w:p w:rsidRPr="00D7522C" w:rsidR="00921FF8" w:rsidP="002F48C5" w:rsidRDefault="00384208" w14:paraId="3E03132F" w14:textId="49330235">
      <w:pPr>
        <w:pStyle w:val="BodyText"/>
        <w:numPr>
          <w:ilvl w:val="0"/>
          <w:numId w:val="25"/>
        </w:numPr>
        <w:rPr>
          <w:lang w:val="en-US"/>
        </w:rPr>
      </w:pPr>
      <w:r w:rsidRPr="00384208">
        <w:rPr>
          <w:lang w:val="en-US"/>
        </w:rPr>
        <w:t>Validation – Procedure to test the functionality of the implemented secure boot</w:t>
      </w:r>
      <w:r>
        <w:rPr>
          <w:lang w:val="en-US"/>
        </w:rPr>
        <w:t>.</w:t>
      </w:r>
    </w:p>
    <w:p w:rsidRPr="00D7522C" w:rsidR="00B96FF7" w:rsidP="002F48C5" w:rsidRDefault="006E1E86" w14:paraId="66F74E8A" w14:textId="6F8F9EB8">
      <w:pPr>
        <w:pStyle w:val="BodyText"/>
        <w:numPr>
          <w:ilvl w:val="0"/>
          <w:numId w:val="25"/>
        </w:numPr>
        <w:rPr>
          <w:lang w:val="en-US"/>
        </w:rPr>
      </w:pPr>
      <w:r>
        <w:rPr>
          <w:noProof/>
          <w:lang w:val="en-US"/>
        </w:rPr>
        <mc:AlternateContent>
          <mc:Choice Requires="wpg">
            <w:drawing>
              <wp:anchor distT="0" distB="0" distL="114300" distR="114300" simplePos="0" relativeHeight="251658241" behindDoc="0" locked="0" layoutInCell="1" allowOverlap="1" wp14:anchorId="00FE6B12" wp14:editId="343A7475">
                <wp:simplePos x="574675" y="7211060"/>
                <wp:positionH relativeFrom="margin">
                  <wp:posOffset>-981</wp:posOffset>
                </wp:positionH>
                <wp:positionV relativeFrom="margin">
                  <wp:align>bottom</wp:align>
                </wp:positionV>
                <wp:extent cx="3089910" cy="255270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3089910" cy="2552700"/>
                          <a:chOff x="0" y="0"/>
                          <a:chExt cx="3089910" cy="2553162"/>
                        </a:xfrm>
                      </wpg:grpSpPr>
                      <pic:pic xmlns:pic="http://schemas.openxmlformats.org/drawingml/2006/picture">
                        <pic:nvPicPr>
                          <pic:cNvPr id="24" name="Picture 24"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89910" cy="2304415"/>
                          </a:xfrm>
                          <a:prstGeom prst="rect">
                            <a:avLst/>
                          </a:prstGeom>
                        </pic:spPr>
                      </pic:pic>
                      <wps:wsp>
                        <wps:cNvPr id="1" name="Text Box 2"/>
                        <wps:cNvSpPr txBox="1">
                          <a:spLocks noChangeArrowheads="1"/>
                        </wps:cNvSpPr>
                        <wps:spPr bwMode="auto">
                          <a:xfrm>
                            <a:off x="332509" y="2306782"/>
                            <a:ext cx="2555240" cy="246380"/>
                          </a:xfrm>
                          <a:prstGeom prst="rect">
                            <a:avLst/>
                          </a:prstGeom>
                          <a:solidFill>
                            <a:srgbClr val="FFFFFF"/>
                          </a:solidFill>
                          <a:ln w="9525">
                            <a:noFill/>
                            <a:miter lim="800000"/>
                            <a:headEnd/>
                            <a:tailEnd/>
                          </a:ln>
                        </wps:spPr>
                        <wps:txbx>
                          <w:txbxContent>
                            <w:p w:rsidR="006E1E86" w:rsidRDefault="006E1E86" w14:paraId="6215E166" w14:textId="5834AEDA">
                              <w:r>
                                <w:t xml:space="preserve">Fig </w:t>
                              </w:r>
                              <w:r w:rsidR="004431AF">
                                <w:t xml:space="preserve">1: </w:t>
                              </w:r>
                              <w:proofErr w:type="spellStart"/>
                              <w:r w:rsidR="004431AF">
                                <w:t>PULPissimo</w:t>
                              </w:r>
                              <w:proofErr w:type="spellEnd"/>
                              <w:r w:rsidR="004431AF">
                                <w:t xml:space="preserve"> architecture</w:t>
                              </w:r>
                            </w:p>
                          </w:txbxContent>
                        </wps:txbx>
                        <wps:bodyPr rot="0" vert="horz" wrap="square" lIns="91440" tIns="45720" rIns="91440" bIns="45720" anchor="t" anchorCtr="0">
                          <a:spAutoFit/>
                        </wps:bodyPr>
                      </wps:wsp>
                    </wpg:wgp>
                  </a:graphicData>
                </a:graphic>
              </wp:anchor>
            </w:drawing>
          </mc:Choice>
          <mc:Fallback>
            <w:pict w14:anchorId="5ADCE85A">
              <v:group id="Group 2" style="position:absolute;left:0;text-align:left;margin-left:-.1pt;margin-top:0;width:243.3pt;height:201pt;z-index:251658241;mso-position-horizontal-relative:margin;mso-position-vertical:bottom;mso-position-vertical-relative:margin" coordsize="30899,25531" o:spid="_x0000_s1029" w14:anchorId="00FE6B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">
                <v:shape id="Picture 24" style="position:absolute;width:30899;height:23044;visibility:visible;mso-wrap-style:square" alt="Diagram&#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">
                  <v:imagedata o:title="Diagram&#10;&#10;Description automatically generated" r:id="rId16"/>
                </v:shape>
                <v:shape id="Text Box 2" style="position:absolute;left:3325;top:23067;width:25552;height:2464;visibility:visible;mso-wrap-style:square;v-text-anchor:top" o:spid="_x0000_s10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">
                  <v:textbox style="mso-fit-shape-to-text:t">
                    <w:txbxContent>
                      <w:p w:rsidR="006E1E86" w:rsidRDefault="006E1E86" w14:paraId="7AA43360" w14:textId="5834AEDA">
                        <w:r>
                          <w:t xml:space="preserve">Fig </w:t>
                        </w:r>
                        <w:r w:rsidR="004431AF">
                          <w:t xml:space="preserve">1: </w:t>
                        </w:r>
                        <w:proofErr w:type="spellStart"/>
                        <w:r w:rsidR="004431AF">
                          <w:t>PULPissimo</w:t>
                        </w:r>
                        <w:proofErr w:type="spellEnd"/>
                        <w:r w:rsidR="004431AF">
                          <w:t xml:space="preserve"> architecture</w:t>
                        </w:r>
                      </w:p>
                    </w:txbxContent>
                  </v:textbox>
                </v:shape>
                <w10:wrap type="square" anchorx="margin" anchory="margin"/>
              </v:group>
            </w:pict>
          </mc:Fallback>
        </mc:AlternateContent>
      </w:r>
      <w:r w:rsidRPr="00B96FF7" w:rsidR="00B96FF7">
        <w:rPr>
          <w:lang w:val="en-US"/>
        </w:rPr>
        <w:t>A guide for the community aiming to implement secure boot onto the PULPissimo framework and for developing secure applications</w:t>
      </w:r>
      <w:r w:rsidR="00B96FF7">
        <w:rPr>
          <w:lang w:val="en-US"/>
        </w:rPr>
        <w:t>.</w:t>
      </w:r>
    </w:p>
    <w:p w:rsidRPr="00D7522C" w:rsidR="003318FD" w:rsidP="003318FD" w:rsidRDefault="003318FD" w14:paraId="477206D1" w14:textId="6B0B7B7B">
      <w:pPr>
        <w:pStyle w:val="Heading1"/>
      </w:pPr>
      <w:r>
        <w:t>PULPissimo S</w:t>
      </w:r>
      <w:r w:rsidR="00A4646D">
        <w:t>etup</w:t>
      </w:r>
    </w:p>
    <w:p w:rsidR="440D9707" w:rsidP="0088194F" w:rsidRDefault="00787E45" w14:paraId="08DCECE5" w14:textId="15111E93">
      <w:pPr>
        <w:pStyle w:val="Heading2"/>
      </w:pPr>
      <w:r>
        <w:t>Architecture Overview</w:t>
      </w:r>
      <w:r w:rsidR="440D9707">
        <w:tab/>
      </w:r>
    </w:p>
    <w:p w:rsidR="00992B28" w:rsidP="0060430D" w:rsidRDefault="748A33B6" w14:paraId="7DEACAFA" w14:textId="5A297812">
      <w:pPr>
        <w:jc w:val="both"/>
      </w:pPr>
      <w:r>
        <w:t xml:space="preserve">PULP has an advanced microcontroller </w:t>
      </w:r>
      <w:r w:rsidR="1B7BC45D">
        <w:t>architecture with autonomous I/O, external interrupts, and a tightly</w:t>
      </w:r>
      <w:r w:rsidR="0086488E">
        <w:t xml:space="preserve"> </w:t>
      </w:r>
      <w:r w:rsidR="1B7BC45D">
        <w:t xml:space="preserve">coupled cluster of processors </w:t>
      </w:r>
      <w:r w:rsidR="1DA9BA83">
        <w:t xml:space="preserve">in </w:t>
      </w:r>
      <w:r w:rsidR="24887407">
        <w:t>which compute</w:t>
      </w:r>
      <w:r w:rsidR="0086488E">
        <w:t>-</w:t>
      </w:r>
      <w:r w:rsidR="24887407">
        <w:t xml:space="preserve">intensive kernels </w:t>
      </w:r>
      <w:r w:rsidR="5062F67A">
        <w:t xml:space="preserve">can </w:t>
      </w:r>
      <w:r w:rsidR="24887407">
        <w:t>be offloaded from</w:t>
      </w:r>
      <w:r w:rsidR="0060430D">
        <w:t xml:space="preserve"> the</w:t>
      </w:r>
      <w:r w:rsidR="24887407">
        <w:t xml:space="preserve"> main processor.</w:t>
      </w:r>
    </w:p>
    <w:p w:rsidR="00992B28" w:rsidP="465DF4E8" w:rsidRDefault="00B420FE" w14:paraId="601DA083" w14:textId="3379E370">
      <w:pPr>
        <w:jc w:val="both"/>
      </w:pPr>
      <w:r>
        <w:br/>
      </w:r>
      <w:r w:rsidR="001222CD">
        <w:t xml:space="preserve">The architecture includes: </w:t>
      </w:r>
    </w:p>
    <w:p w:rsidR="00992B28" w:rsidP="00992B28" w:rsidRDefault="005C2526" w14:paraId="1F749F21" w14:textId="25C2D754">
      <w:pPr>
        <w:pStyle w:val="ListParagraph"/>
        <w:numPr>
          <w:ilvl w:val="0"/>
          <w:numId w:val="27"/>
        </w:numPr>
        <w:jc w:val="both"/>
      </w:pPr>
      <w:r>
        <w:t>RISC-V core</w:t>
      </w:r>
    </w:p>
    <w:p w:rsidR="005C2526" w:rsidP="00992B28" w:rsidRDefault="005D2064" w14:paraId="20242573" w14:textId="793663E7">
      <w:pPr>
        <w:pStyle w:val="ListParagraph"/>
        <w:numPr>
          <w:ilvl w:val="0"/>
          <w:numId w:val="27"/>
        </w:numPr>
        <w:jc w:val="both"/>
      </w:pPr>
      <w:r>
        <w:t>Input/Output subsystem (</w:t>
      </w:r>
      <w:proofErr w:type="spellStart"/>
      <w:r>
        <w:t>uDMA</w:t>
      </w:r>
      <w:proofErr w:type="spellEnd"/>
      <w:r>
        <w:t>)</w:t>
      </w:r>
    </w:p>
    <w:p w:rsidR="005D2064" w:rsidP="00992B28" w:rsidRDefault="005D2064" w14:paraId="3A1E74B8" w14:textId="2F7617F9">
      <w:pPr>
        <w:pStyle w:val="ListParagraph"/>
        <w:numPr>
          <w:ilvl w:val="0"/>
          <w:numId w:val="27"/>
        </w:numPr>
        <w:jc w:val="both"/>
      </w:pPr>
      <w:r>
        <w:t xml:space="preserve">Memory subsystem </w:t>
      </w:r>
    </w:p>
    <w:p w:rsidR="00154461" w:rsidP="00992B28" w:rsidRDefault="00154461" w14:paraId="68D9CBD7" w14:textId="16C5C00C">
      <w:pPr>
        <w:pStyle w:val="ListParagraph"/>
        <w:numPr>
          <w:ilvl w:val="0"/>
          <w:numId w:val="27"/>
        </w:numPr>
        <w:jc w:val="both"/>
      </w:pPr>
      <w:r>
        <w:t>Hardware Processing Engines (HWPEs</w:t>
      </w:r>
      <w:r w:rsidR="00D03760">
        <w:t>)</w:t>
      </w:r>
    </w:p>
    <w:p w:rsidR="005D2064" w:rsidP="00992B28" w:rsidRDefault="00154461" w14:paraId="0B20BC33" w14:textId="2B615195">
      <w:pPr>
        <w:pStyle w:val="ListParagraph"/>
        <w:numPr>
          <w:ilvl w:val="0"/>
          <w:numId w:val="27"/>
        </w:numPr>
        <w:jc w:val="both"/>
      </w:pPr>
      <w:r>
        <w:t xml:space="preserve">Interrupt controller </w:t>
      </w:r>
    </w:p>
    <w:p w:rsidR="00154461" w:rsidP="00992B28" w:rsidRDefault="00047496" w14:paraId="073609C3" w14:textId="67769031">
      <w:pPr>
        <w:pStyle w:val="ListParagraph"/>
        <w:numPr>
          <w:ilvl w:val="0"/>
          <w:numId w:val="27"/>
        </w:numPr>
        <w:jc w:val="both"/>
      </w:pPr>
      <w:r>
        <w:t>Software Development Kit (SDK)</w:t>
      </w:r>
    </w:p>
    <w:p w:rsidR="00047496" w:rsidP="00D06743" w:rsidRDefault="00047496" w14:paraId="2A2A4893" w14:textId="77777777">
      <w:pPr>
        <w:pStyle w:val="ListParagraph"/>
        <w:jc w:val="both"/>
      </w:pPr>
    </w:p>
    <w:p w:rsidR="465DF4E8" w:rsidP="465DF4E8" w:rsidRDefault="748A33B6" w14:paraId="21095DAE" w14:textId="584854BA">
      <w:pPr>
        <w:jc w:val="both"/>
      </w:pPr>
      <w:r>
        <w:t xml:space="preserve"> </w:t>
      </w:r>
      <w:r w:rsidR="004658B2">
        <w:t xml:space="preserve">PULP has I/O interrupts like: </w:t>
      </w:r>
    </w:p>
    <w:p w:rsidR="004658B2" w:rsidP="004658B2" w:rsidRDefault="00F911AC" w14:paraId="05415CC6" w14:textId="3F90A433">
      <w:pPr>
        <w:pStyle w:val="ListParagraph"/>
        <w:numPr>
          <w:ilvl w:val="0"/>
          <w:numId w:val="28"/>
        </w:numPr>
        <w:jc w:val="both"/>
      </w:pPr>
      <w:r>
        <w:t>SPI</w:t>
      </w:r>
    </w:p>
    <w:p w:rsidR="00F911AC" w:rsidP="00F911AC" w:rsidRDefault="00F911AC" w14:paraId="7855243A" w14:textId="01D64CAF">
      <w:pPr>
        <w:pStyle w:val="ListParagraph"/>
        <w:numPr>
          <w:ilvl w:val="0"/>
          <w:numId w:val="28"/>
        </w:numPr>
        <w:jc w:val="both"/>
      </w:pPr>
      <w:r>
        <w:t>I2C</w:t>
      </w:r>
    </w:p>
    <w:p w:rsidR="00F911AC" w:rsidP="00F911AC" w:rsidRDefault="00F911AC" w14:paraId="1909B40E" w14:textId="77F2EE20">
      <w:pPr>
        <w:pStyle w:val="ListParagraph"/>
        <w:numPr>
          <w:ilvl w:val="0"/>
          <w:numId w:val="28"/>
        </w:numPr>
        <w:jc w:val="both"/>
      </w:pPr>
      <w:r>
        <w:t>UART</w:t>
      </w:r>
    </w:p>
    <w:p w:rsidR="00F911AC" w:rsidP="00F911AC" w:rsidRDefault="00F911AC" w14:paraId="2B4435B4" w14:textId="39AAB9BF">
      <w:pPr>
        <w:pStyle w:val="ListParagraph"/>
        <w:numPr>
          <w:ilvl w:val="0"/>
          <w:numId w:val="28"/>
        </w:numPr>
        <w:jc w:val="both"/>
      </w:pPr>
      <w:r>
        <w:t>JTAG</w:t>
      </w:r>
    </w:p>
    <w:p w:rsidR="00F911AC" w:rsidP="00F911AC" w:rsidRDefault="00F911AC" w14:paraId="19B9418D" w14:textId="77777777">
      <w:pPr>
        <w:jc w:val="both"/>
      </w:pPr>
    </w:p>
    <w:p w:rsidR="00662F2A" w:rsidP="00F911AC" w:rsidRDefault="003B33F8" w14:paraId="223DB882" w14:textId="77777777">
      <w:pPr>
        <w:jc w:val="both"/>
      </w:pPr>
      <w:r>
        <w:t xml:space="preserve">Hardware </w:t>
      </w:r>
      <w:r w:rsidR="005E679B">
        <w:t>Processing Engines are har</w:t>
      </w:r>
      <w:r w:rsidR="00EF72BB">
        <w:t>dware accelerators. They are used for i</w:t>
      </w:r>
      <w:r w:rsidR="00100E37">
        <w:t xml:space="preserve">ndividually handling the operation through memory for faster access. </w:t>
      </w:r>
    </w:p>
    <w:p w:rsidR="00662F2A" w:rsidP="00F911AC" w:rsidRDefault="00662F2A" w14:paraId="78C60FE1" w14:textId="77777777">
      <w:pPr>
        <w:jc w:val="both"/>
      </w:pPr>
    </w:p>
    <w:p w:rsidR="002C4EE1" w:rsidP="00F911AC" w:rsidRDefault="0060430D" w14:paraId="3D30E78E" w14:textId="1B0B01E9">
      <w:pPr>
        <w:jc w:val="both"/>
      </w:pPr>
      <w:r>
        <w:t>The</w:t>
      </w:r>
      <w:r w:rsidR="0022278B">
        <w:t xml:space="preserve"> </w:t>
      </w:r>
      <w:r w:rsidR="002C4EE1">
        <w:t>main entry (pulpissimo.sv)</w:t>
      </w:r>
      <w:r>
        <w:t xml:space="preserve"> to the PULP core is</w:t>
      </w:r>
      <w:r w:rsidR="00DC43CF">
        <w:t xml:space="preserve"> mainly divided into 3 components</w:t>
      </w:r>
      <w:r w:rsidR="009E1738">
        <w:t>:</w:t>
      </w:r>
    </w:p>
    <w:p w:rsidR="002C4EE1" w:rsidP="00F911AC" w:rsidRDefault="002C4EE1" w14:paraId="470EE59B" w14:textId="5403F30E">
      <w:pPr>
        <w:jc w:val="both"/>
      </w:pPr>
    </w:p>
    <w:p w:rsidR="00B251C4" w:rsidP="009E3B13" w:rsidRDefault="009E3B13" w14:paraId="0F414B20" w14:textId="4900F45B">
      <w:pPr>
        <w:pStyle w:val="ListParagraph"/>
        <w:numPr>
          <w:ilvl w:val="0"/>
          <w:numId w:val="33"/>
        </w:numPr>
        <w:jc w:val="both"/>
      </w:pPr>
      <w:r>
        <w:t>SoC Domain</w:t>
      </w:r>
      <w:r w:rsidR="00CB66BA">
        <w:t xml:space="preserve"> / P</w:t>
      </w:r>
      <w:r w:rsidR="0060430D">
        <w:t>UL</w:t>
      </w:r>
      <w:r w:rsidR="00CB66BA">
        <w:t>P SoC</w:t>
      </w:r>
    </w:p>
    <w:p w:rsidR="009E3B13" w:rsidP="00B251C4" w:rsidRDefault="00B251C4" w14:paraId="68CF72F9" w14:textId="7C673E87">
      <w:pPr>
        <w:pStyle w:val="ListParagraph"/>
        <w:jc w:val="both"/>
      </w:pPr>
      <w:r>
        <w:t xml:space="preserve">This is the heart of the </w:t>
      </w:r>
      <w:proofErr w:type="spellStart"/>
      <w:r>
        <w:t>SoC.</w:t>
      </w:r>
      <w:proofErr w:type="spellEnd"/>
      <w:r>
        <w:t xml:space="preserve"> </w:t>
      </w:r>
      <w:r w:rsidR="004423E8">
        <w:t xml:space="preserve">This domain maintains the connectivity of all the subsystems in the </w:t>
      </w:r>
      <w:proofErr w:type="spellStart"/>
      <w:r w:rsidR="004423E8">
        <w:t>SoC.</w:t>
      </w:r>
      <w:proofErr w:type="spellEnd"/>
      <w:r w:rsidR="004423E8">
        <w:t xml:space="preserve"> </w:t>
      </w:r>
      <w:r w:rsidR="009E3B13">
        <w:t xml:space="preserve"> </w:t>
      </w:r>
      <w:r w:rsidR="00777967">
        <w:t xml:space="preserve">It wraps the actual heart of the SoC – The pulp SoC IP. </w:t>
      </w:r>
      <w:r w:rsidR="006D24B6">
        <w:t>The main SoC fabric consists of 32</w:t>
      </w:r>
      <w:r w:rsidR="003D7779">
        <w:t>-</w:t>
      </w:r>
      <w:r w:rsidR="006D24B6">
        <w:t xml:space="preserve">bit PULP chip. </w:t>
      </w:r>
      <w:r w:rsidR="00DB796B">
        <w:t xml:space="preserve">Most of the signals are used when additional multi-core clusters are present. </w:t>
      </w:r>
    </w:p>
    <w:p w:rsidR="004423E8" w:rsidP="00B251C4" w:rsidRDefault="004423E8" w14:paraId="2334315B" w14:textId="77777777">
      <w:pPr>
        <w:pStyle w:val="ListParagraph"/>
        <w:jc w:val="both"/>
      </w:pPr>
    </w:p>
    <w:p w:rsidR="00A32B52" w:rsidP="009E3B13" w:rsidRDefault="00A32B52" w14:paraId="00D30463" w14:textId="5E98EDFA">
      <w:pPr>
        <w:pStyle w:val="ListParagraph"/>
        <w:numPr>
          <w:ilvl w:val="0"/>
          <w:numId w:val="33"/>
        </w:numPr>
        <w:jc w:val="both"/>
      </w:pPr>
      <w:r>
        <w:t xml:space="preserve">Safe Domain </w:t>
      </w:r>
    </w:p>
    <w:p w:rsidR="00865886" w:rsidP="004423E8" w:rsidRDefault="006A3579" w14:paraId="03222FAA" w14:textId="77777777">
      <w:pPr>
        <w:pStyle w:val="ListParagraph"/>
        <w:jc w:val="both"/>
      </w:pPr>
      <w:r>
        <w:t xml:space="preserve">This domain </w:t>
      </w:r>
      <w:r w:rsidR="00E3480A">
        <w:t xml:space="preserve">contains logic that must be power gated. </w:t>
      </w:r>
      <w:r w:rsidR="00D7237A">
        <w:t>In this domain, power management is controlled</w:t>
      </w:r>
      <w:r w:rsidR="00F91039">
        <w:t xml:space="preserve">. </w:t>
      </w:r>
      <w:proofErr w:type="spellStart"/>
      <w:r w:rsidR="00F85856">
        <w:t>Pad_control</w:t>
      </w:r>
      <w:proofErr w:type="spellEnd"/>
      <w:r w:rsidR="00F85856">
        <w:t xml:space="preserve"> module </w:t>
      </w:r>
      <w:r w:rsidR="00D510CA">
        <w:t xml:space="preserve">multiplexes functionalities of IO pads. </w:t>
      </w:r>
      <w:proofErr w:type="spellStart"/>
      <w:r w:rsidR="00885DBA">
        <w:t>Rst</w:t>
      </w:r>
      <w:r w:rsidR="003D7779">
        <w:t>_</w:t>
      </w:r>
      <w:r w:rsidR="00885DBA">
        <w:t>gen</w:t>
      </w:r>
      <w:proofErr w:type="spellEnd"/>
      <w:r w:rsidR="00885DBA">
        <w:t xml:space="preserve"> module synchronizes the reset signal to </w:t>
      </w:r>
      <w:r w:rsidR="003D7779">
        <w:t xml:space="preserve">the </w:t>
      </w:r>
      <w:r w:rsidR="00885DBA">
        <w:t xml:space="preserve">reference clock. </w:t>
      </w:r>
    </w:p>
    <w:p w:rsidR="004423E8" w:rsidP="004423E8" w:rsidRDefault="00885DBA" w14:paraId="3453F914" w14:textId="4AEA99AD">
      <w:pPr>
        <w:pStyle w:val="ListParagraph"/>
        <w:jc w:val="both"/>
      </w:pPr>
      <w:r>
        <w:lastRenderedPageBreak/>
        <w:t xml:space="preserve">This is only used for </w:t>
      </w:r>
      <w:r w:rsidR="002B1EE6">
        <w:t xml:space="preserve">modules within </w:t>
      </w:r>
      <w:r w:rsidR="003D7779">
        <w:t xml:space="preserve">the </w:t>
      </w:r>
      <w:r w:rsidR="002B1EE6">
        <w:t xml:space="preserve">safe domain. </w:t>
      </w:r>
    </w:p>
    <w:p w:rsidR="002B1EE6" w:rsidP="002B1EE6" w:rsidRDefault="002B1EE6" w14:paraId="1C3DF29F" w14:textId="1CB08F1D">
      <w:pPr>
        <w:jc w:val="both"/>
      </w:pPr>
    </w:p>
    <w:p w:rsidR="00A32B52" w:rsidP="009E3B13" w:rsidRDefault="00A32B52" w14:paraId="6364AF0F" w14:textId="22EB3734">
      <w:pPr>
        <w:pStyle w:val="ListParagraph"/>
        <w:numPr>
          <w:ilvl w:val="0"/>
          <w:numId w:val="33"/>
        </w:numPr>
        <w:jc w:val="both"/>
      </w:pPr>
      <w:proofErr w:type="spellStart"/>
      <w:r>
        <w:t>Padframe</w:t>
      </w:r>
      <w:proofErr w:type="spellEnd"/>
    </w:p>
    <w:p w:rsidR="00A32B52" w:rsidP="00A32B52" w:rsidRDefault="00F91039" w14:paraId="4EF552BB" w14:textId="4CDC80BC">
      <w:pPr>
        <w:pStyle w:val="ListParagraph"/>
        <w:jc w:val="both"/>
      </w:pPr>
      <w:r>
        <w:t xml:space="preserve">This contains the </w:t>
      </w:r>
      <w:r w:rsidR="009B6502">
        <w:t>tech</w:t>
      </w:r>
      <w:r w:rsidR="003D7779">
        <w:t>-</w:t>
      </w:r>
      <w:r w:rsidR="009B6502">
        <w:t xml:space="preserve">independent wrappers of the IO pads. All the bits except output enable are H/W configured. </w:t>
      </w:r>
    </w:p>
    <w:p w:rsidR="00642748" w:rsidP="00730F33" w:rsidRDefault="00642748" w14:paraId="6916E336" w14:textId="657075A9">
      <w:pPr>
        <w:pStyle w:val="ListParagraph"/>
        <w:jc w:val="both"/>
      </w:pPr>
    </w:p>
    <w:p w:rsidRPr="00A2561F" w:rsidR="00642748" w:rsidP="00642748" w:rsidRDefault="00642748" w14:paraId="0F4B75DD" w14:textId="52424E60">
      <w:pPr>
        <w:jc w:val="both"/>
        <w:rPr>
          <w:b/>
        </w:rPr>
      </w:pPr>
      <w:r w:rsidRPr="00266885">
        <w:t xml:space="preserve">SoC Schematic Overview: </w:t>
      </w:r>
    </w:p>
    <w:p w:rsidR="00AD0DFE" w:rsidP="00AD0DFE" w:rsidRDefault="00AD0DFE" w14:paraId="2B9625D1" w14:textId="72924D6A">
      <w:pPr>
        <w:jc w:val="both"/>
      </w:pPr>
    </w:p>
    <w:p w:rsidR="008A6274" w:rsidP="00AD0DFE" w:rsidRDefault="008A6274" w14:paraId="1B102565" w14:textId="221E1C2D">
      <w:pPr>
        <w:jc w:val="both"/>
      </w:pPr>
      <w:r>
        <w:t xml:space="preserve">There are two clock domains: </w:t>
      </w:r>
      <w:r w:rsidR="003559C9">
        <w:t xml:space="preserve">SoC </w:t>
      </w:r>
      <w:proofErr w:type="spellStart"/>
      <w:r w:rsidR="003559C9">
        <w:t>clk</w:t>
      </w:r>
      <w:proofErr w:type="spellEnd"/>
      <w:r w:rsidR="003559C9">
        <w:t xml:space="preserve"> &amp; Peripheral </w:t>
      </w:r>
      <w:proofErr w:type="spellStart"/>
      <w:r w:rsidR="003559C9">
        <w:t>clk</w:t>
      </w:r>
      <w:proofErr w:type="spellEnd"/>
    </w:p>
    <w:p w:rsidR="00A9655B" w:rsidP="00AD0DFE" w:rsidRDefault="00A9655B" w14:paraId="5BD4F839" w14:textId="56256179">
      <w:pPr>
        <w:jc w:val="both"/>
      </w:pPr>
      <w:r>
        <w:t xml:space="preserve">There are about 32 interrupts in </w:t>
      </w:r>
      <w:r w:rsidR="004724B1">
        <w:t xml:space="preserve">Pulp </w:t>
      </w:r>
      <w:r>
        <w:t>RISCV</w:t>
      </w:r>
      <w:r w:rsidR="004724B1">
        <w:t>.</w:t>
      </w:r>
    </w:p>
    <w:p w:rsidR="004724B1" w:rsidP="00AD0DFE" w:rsidRDefault="004724B1" w14:paraId="40275E91" w14:textId="3B8EC59D">
      <w:pPr>
        <w:jc w:val="both"/>
      </w:pPr>
      <w:r>
        <w:t xml:space="preserve">APB SoC control consists of the register file </w:t>
      </w:r>
      <w:r w:rsidR="0040229A">
        <w:t xml:space="preserve">with global configuration. </w:t>
      </w:r>
    </w:p>
    <w:p w:rsidR="006E22AE" w:rsidP="00AD0DFE" w:rsidRDefault="006E22AE" w14:paraId="4E3085D3" w14:textId="0F48CDC6">
      <w:pPr>
        <w:jc w:val="both"/>
      </w:pPr>
    </w:p>
    <w:p w:rsidR="006E22AE" w:rsidP="00AD0DFE" w:rsidRDefault="00235CE2" w14:paraId="03752E90" w14:textId="4FFF1A15">
      <w:pPr>
        <w:jc w:val="both"/>
      </w:pPr>
      <w:r>
        <w:rPr>
          <w:noProof/>
        </w:rPr>
        <mc:AlternateContent>
          <mc:Choice Requires="wpg">
            <w:drawing>
              <wp:anchor distT="0" distB="0" distL="114300" distR="114300" simplePos="0" relativeHeight="251658242" behindDoc="0" locked="0" layoutInCell="1" allowOverlap="1" wp14:anchorId="4EE2D47A" wp14:editId="63D9D6DA">
                <wp:simplePos x="0" y="0"/>
                <wp:positionH relativeFrom="margin">
                  <wp:align>left</wp:align>
                </wp:positionH>
                <wp:positionV relativeFrom="margin">
                  <wp:posOffset>2786803</wp:posOffset>
                </wp:positionV>
                <wp:extent cx="3089910" cy="209550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3089910" cy="2095500"/>
                          <a:chOff x="0" y="0"/>
                          <a:chExt cx="3089910" cy="2095917"/>
                        </a:xfrm>
                      </wpg:grpSpPr>
                      <pic:pic xmlns:pic="http://schemas.openxmlformats.org/drawingml/2006/picture">
                        <pic:nvPicPr>
                          <pic:cNvPr id="33" name="Picture 3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846580"/>
                          </a:xfrm>
                          <a:prstGeom prst="rect">
                            <a:avLst/>
                          </a:prstGeom>
                          <a:noFill/>
                          <a:ln>
                            <a:noFill/>
                          </a:ln>
                        </pic:spPr>
                      </pic:pic>
                      <wps:wsp>
                        <wps:cNvPr id="11" name="Text Box 2"/>
                        <wps:cNvSpPr txBox="1">
                          <a:spLocks noChangeArrowheads="1"/>
                        </wps:cNvSpPr>
                        <wps:spPr bwMode="auto">
                          <a:xfrm>
                            <a:off x="353291" y="1849582"/>
                            <a:ext cx="2555240" cy="246335"/>
                          </a:xfrm>
                          <a:prstGeom prst="rect">
                            <a:avLst/>
                          </a:prstGeom>
                          <a:solidFill>
                            <a:srgbClr val="FFFFFF"/>
                          </a:solidFill>
                          <a:ln w="9525">
                            <a:noFill/>
                            <a:miter lim="800000"/>
                            <a:headEnd/>
                            <a:tailEnd/>
                          </a:ln>
                        </wps:spPr>
                        <wps:txbx>
                          <w:txbxContent>
                            <w:p w:rsidR="00865886" w:rsidP="00865886" w:rsidRDefault="00865886" w14:paraId="518B4B8C" w14:textId="0CD73A3D">
                              <w:r>
                                <w:t>Fig</w:t>
                              </w:r>
                              <w:r w:rsidR="00CE47B9">
                                <w:t xml:space="preserve"> 3: Schematic Overview</w:t>
                              </w:r>
                            </w:p>
                          </w:txbxContent>
                        </wps:txbx>
                        <wps:bodyPr rot="0" vert="horz" wrap="square" lIns="91440" tIns="45720" rIns="91440" bIns="45720" anchor="t" anchorCtr="0">
                          <a:spAutoFit/>
                        </wps:bodyPr>
                      </wps:wsp>
                    </wpg:wgp>
                  </a:graphicData>
                </a:graphic>
              </wp:anchor>
            </w:drawing>
          </mc:Choice>
          <mc:Fallback>
            <w:pict w14:anchorId="72760A42">
              <v:group id="Group 12" style="position:absolute;left:0;text-align:left;margin-left:0;margin-top:219.45pt;width:243.3pt;height:165pt;z-index:251658242;mso-position-horizontal:left;mso-position-horizontal-relative:margin;mso-position-vertical-relative:margin" coordsize="30899,20959" o:spid="_x0000_s1032" w14:anchorId="4EE2D47A"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">
                <v:shape id="Picture 33" style="position:absolute;width:30899;height:18465;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">
                  <v:imagedata o:title="" r:id="rId18"/>
                </v:shape>
                <v:shape id="Text Box 2" style="position:absolute;left:3532;top:18495;width:25553;height:2464;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">
                  <v:textbox style="mso-fit-shape-to-text:t">
                    <w:txbxContent>
                      <w:p w:rsidR="00865886" w:rsidP="00865886" w:rsidRDefault="00865886" w14:paraId="70E4F64B" w14:textId="0CD73A3D">
                        <w:r>
                          <w:t>Fig</w:t>
                        </w:r>
                        <w:r w:rsidR="00CE47B9">
                          <w:t xml:space="preserve"> 3: Schematic Overview</w:t>
                        </w:r>
                      </w:p>
                    </w:txbxContent>
                  </v:textbox>
                </v:shape>
                <w10:wrap type="square" anchorx="margin" anchory="margin"/>
              </v:group>
            </w:pict>
          </mc:Fallback>
        </mc:AlternateContent>
      </w:r>
      <w:r w:rsidR="006E22AE">
        <w:t xml:space="preserve">It follows </w:t>
      </w:r>
      <w:r w:rsidR="00A31737">
        <w:t>the</w:t>
      </w:r>
      <w:r w:rsidR="006E22AE">
        <w:t xml:space="preserve"> TCDM protocol which is a single</w:t>
      </w:r>
      <w:r w:rsidR="00CE7756">
        <w:t>-</w:t>
      </w:r>
      <w:r w:rsidR="00F33A58">
        <w:t xml:space="preserve">cycle latency protocol. It is used for </w:t>
      </w:r>
      <w:r w:rsidR="00CE7756">
        <w:t xml:space="preserve">the </w:t>
      </w:r>
      <w:r w:rsidR="00F33A58">
        <w:t xml:space="preserve">connection between </w:t>
      </w:r>
      <w:r w:rsidR="00CE7756">
        <w:t xml:space="preserve">the </w:t>
      </w:r>
      <w:r w:rsidR="00F33A58">
        <w:t>core and memories</w:t>
      </w:r>
      <w:r w:rsidR="00E474E6">
        <w:t xml:space="preserve">. But it doesn’t allow multiple transactions. </w:t>
      </w:r>
    </w:p>
    <w:p w:rsidRPr="00830966" w:rsidR="00AD0DFE" w:rsidP="00AD0DFE" w:rsidRDefault="00AD0DFE" w14:paraId="70D676BE" w14:textId="3F7C5FFC">
      <w:pPr>
        <w:jc w:val="both"/>
        <w:rPr>
          <w:b/>
        </w:rPr>
      </w:pPr>
    </w:p>
    <w:p w:rsidRPr="00830966" w:rsidR="00830966" w:rsidP="007C2E60" w:rsidRDefault="00CE7756" w14:paraId="7CC1BBE3" w14:textId="68410E7C">
      <w:pPr>
        <w:jc w:val="both"/>
        <w:rPr>
          <w:b/>
          <w:bCs/>
        </w:rPr>
      </w:pPr>
      <w:proofErr w:type="spellStart"/>
      <w:r w:rsidRPr="00830966">
        <w:rPr>
          <w:b/>
          <w:bCs/>
        </w:rPr>
        <w:t>PULPissimo</w:t>
      </w:r>
      <w:proofErr w:type="spellEnd"/>
      <w:r w:rsidRPr="00830966" w:rsidR="00830966">
        <w:rPr>
          <w:b/>
          <w:bCs/>
        </w:rPr>
        <w:t xml:space="preserve"> </w:t>
      </w:r>
      <w:r w:rsidR="005526A1">
        <w:rPr>
          <w:b/>
          <w:bCs/>
        </w:rPr>
        <w:t xml:space="preserve">environment </w:t>
      </w:r>
      <w:r w:rsidRPr="00830966" w:rsidR="00830966">
        <w:rPr>
          <w:b/>
          <w:bCs/>
        </w:rPr>
        <w:t xml:space="preserve">setup: </w:t>
      </w:r>
    </w:p>
    <w:p w:rsidR="00312102" w:rsidP="007C2E60" w:rsidRDefault="00A70084" w14:paraId="2A476DD4" w14:textId="7928738F">
      <w:pPr>
        <w:jc w:val="both"/>
      </w:pPr>
      <w:r>
        <w:br/>
      </w:r>
      <w:r>
        <w:t>The entire setup is done on a</w:t>
      </w:r>
      <w:r w:rsidR="00C97656">
        <w:t>n</w:t>
      </w:r>
      <w:r>
        <w:t xml:space="preserve"> Ubuntu machine. </w:t>
      </w:r>
      <w:proofErr w:type="spellStart"/>
      <w:r w:rsidR="00B83731">
        <w:t>QuestaSim</w:t>
      </w:r>
      <w:proofErr w:type="spellEnd"/>
      <w:r w:rsidR="00B83731">
        <w:t xml:space="preserve"> and </w:t>
      </w:r>
      <w:proofErr w:type="spellStart"/>
      <w:r w:rsidR="00B83731">
        <w:t>Vivado</w:t>
      </w:r>
      <w:proofErr w:type="spellEnd"/>
      <w:r w:rsidR="00B83731">
        <w:t xml:space="preserve"> </w:t>
      </w:r>
      <w:r w:rsidR="00371A2A">
        <w:t>2019.2</w:t>
      </w:r>
      <w:r w:rsidR="00B83731">
        <w:t xml:space="preserve"> tool were installed </w:t>
      </w:r>
      <w:r w:rsidR="001334DF">
        <w:t xml:space="preserve">on Ubuntu </w:t>
      </w:r>
      <w:r w:rsidR="00B83731">
        <w:t xml:space="preserve">and used for the application. </w:t>
      </w:r>
    </w:p>
    <w:p w:rsidR="00916BFA" w:rsidP="007C2E60" w:rsidRDefault="007C2E60" w14:paraId="5C5B8FA0" w14:textId="1BA7BC25">
      <w:pPr>
        <w:jc w:val="both"/>
      </w:pPr>
      <w:r>
        <w:br/>
      </w:r>
      <w:r>
        <w:t>I</w:t>
      </w:r>
      <w:r w:rsidR="00EE2A62">
        <w:t>nstall</w:t>
      </w:r>
      <w:r>
        <w:t>ation</w:t>
      </w:r>
      <w:r w:rsidR="00EE2A62">
        <w:t xml:space="preserve"> </w:t>
      </w:r>
      <w:r>
        <w:t>of</w:t>
      </w:r>
      <w:r w:rsidR="008672D7">
        <w:t xml:space="preserve"> PULP platform specific toolchain</w:t>
      </w:r>
      <w:r w:rsidR="00916BFA">
        <w:t>:</w:t>
      </w:r>
    </w:p>
    <w:p w:rsidRPr="00931F64" w:rsidR="00931F64" w:rsidP="00931F64" w:rsidRDefault="00830966" w14:paraId="45E9660E" w14:textId="68C10588">
      <w:pPr>
        <w:pStyle w:val="ListParagraph"/>
        <w:numPr>
          <w:ilvl w:val="0"/>
          <w:numId w:val="30"/>
        </w:numPr>
        <w:jc w:val="both"/>
      </w:pPr>
      <w:r>
        <w:t xml:space="preserve">PULP </w:t>
      </w:r>
      <w:r w:rsidRPr="00931F64" w:rsidR="00931F64">
        <w:t>RISC-V GNU Compiler Toolchain</w:t>
      </w:r>
    </w:p>
    <w:p w:rsidR="003A3123" w:rsidP="007B1D0C" w:rsidRDefault="00202D02" w14:paraId="2952448B" w14:textId="30F9B41A">
      <w:pPr>
        <w:pStyle w:val="ListParagraph"/>
        <w:numPr>
          <w:ilvl w:val="0"/>
          <w:numId w:val="30"/>
        </w:numPr>
        <w:jc w:val="both"/>
      </w:pPr>
      <w:r>
        <w:t xml:space="preserve">On Ubuntu there are several </w:t>
      </w:r>
      <w:r w:rsidR="003A3123">
        <w:t xml:space="preserve">packages that are required to build the toolchain. </w:t>
      </w:r>
    </w:p>
    <w:p w:rsidR="001F1B56" w:rsidP="00A70084" w:rsidRDefault="001F1B56" w14:paraId="3FB42066" w14:textId="77777777">
      <w:pPr>
        <w:jc w:val="both"/>
      </w:pPr>
    </w:p>
    <w:p w:rsidR="00A2334A" w:rsidP="00A70084" w:rsidRDefault="00A2334A" w14:paraId="3823A218" w14:textId="5A9973DD">
      <w:pPr>
        <w:jc w:val="both"/>
      </w:pPr>
      <w:r>
        <w:t xml:space="preserve">Simple Runtime: </w:t>
      </w:r>
    </w:p>
    <w:p w:rsidR="00A2334A" w:rsidP="00A2334A" w:rsidRDefault="001F0341" w14:paraId="2091EDAF" w14:textId="2DF04021">
      <w:pPr>
        <w:pStyle w:val="ListParagraph"/>
        <w:numPr>
          <w:ilvl w:val="0"/>
          <w:numId w:val="34"/>
        </w:numPr>
        <w:jc w:val="both"/>
      </w:pPr>
      <w:r>
        <w:t xml:space="preserve">Using simple </w:t>
      </w:r>
      <w:proofErr w:type="gramStart"/>
      <w:r>
        <w:t>runtime</w:t>
      </w:r>
      <w:proofErr w:type="gramEnd"/>
      <w:r>
        <w:t xml:space="preserve"> we c</w:t>
      </w:r>
      <w:r w:rsidR="005A30CC">
        <w:t>ould</w:t>
      </w:r>
      <w:r>
        <w:t xml:space="preserve"> run and write programs. </w:t>
      </w:r>
    </w:p>
    <w:p w:rsidR="002F3688" w:rsidP="00A2334A" w:rsidRDefault="00235CE2" w14:paraId="41D315D9" w14:textId="02F53016">
      <w:pPr>
        <w:pStyle w:val="ListParagraph"/>
        <w:numPr>
          <w:ilvl w:val="0"/>
          <w:numId w:val="34"/>
        </w:numPr>
        <w:jc w:val="both"/>
      </w:pPr>
      <w:r>
        <w:rPr>
          <w:noProof/>
        </w:rPr>
        <mc:AlternateContent>
          <mc:Choice Requires="wpg">
            <w:drawing>
              <wp:anchor distT="0" distB="0" distL="114300" distR="114300" simplePos="0" relativeHeight="251658243" behindDoc="0" locked="0" layoutInCell="1" allowOverlap="1" wp14:anchorId="53763901" wp14:editId="5DC5333E">
                <wp:simplePos x="3962400" y="7874000"/>
                <wp:positionH relativeFrom="margin">
                  <wp:align>right</wp:align>
                </wp:positionH>
                <wp:positionV relativeFrom="margin">
                  <wp:align>bottom</wp:align>
                </wp:positionV>
                <wp:extent cx="2891155" cy="1958340"/>
                <wp:effectExtent l="0" t="0" r="4445" b="3810"/>
                <wp:wrapSquare wrapText="bothSides"/>
                <wp:docPr id="17" name="Group 17"/>
                <wp:cNvGraphicFramePr/>
                <a:graphic xmlns:a="http://schemas.openxmlformats.org/drawingml/2006/main">
                  <a:graphicData uri="http://schemas.microsoft.com/office/word/2010/wordprocessingGroup">
                    <wpg:wgp>
                      <wpg:cNvGrpSpPr/>
                      <wpg:grpSpPr>
                        <a:xfrm>
                          <a:off x="0" y="0"/>
                          <a:ext cx="2891155" cy="1958340"/>
                          <a:chOff x="1" y="-87658"/>
                          <a:chExt cx="2653282" cy="2252820"/>
                        </a:xfrm>
                      </wpg:grpSpPr>
                      <wps:wsp>
                        <wps:cNvPr id="217" name="Text Box 2"/>
                        <wps:cNvSpPr txBox="1">
                          <a:spLocks noChangeArrowheads="1"/>
                        </wps:cNvSpPr>
                        <wps:spPr bwMode="auto">
                          <a:xfrm>
                            <a:off x="1" y="1828800"/>
                            <a:ext cx="2537643" cy="336362"/>
                          </a:xfrm>
                          <a:prstGeom prst="rect">
                            <a:avLst/>
                          </a:prstGeom>
                          <a:solidFill>
                            <a:srgbClr val="FFFFFF"/>
                          </a:solidFill>
                          <a:ln w="9525">
                            <a:noFill/>
                            <a:miter lim="800000"/>
                            <a:headEnd/>
                            <a:tailEnd/>
                          </a:ln>
                        </wps:spPr>
                        <wps:txbx>
                          <w:txbxContent>
                            <w:p w:rsidR="00865886" w:rsidP="00865886" w:rsidRDefault="00865886" w14:paraId="21A8C641" w14:textId="77777777">
                              <w:r w:rsidRPr="00E45BC5">
                                <w:t>Fig</w:t>
                              </w:r>
                              <w:r w:rsidR="00CE47B9">
                                <w:t xml:space="preserve"> 4</w:t>
                              </w:r>
                              <w:r w:rsidRPr="00E45BC5">
                                <w:t xml:space="preserve">. </w:t>
                              </w:r>
                              <w:r>
                                <w:t>Hashing of Data</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6926" y="-87658"/>
                            <a:ext cx="2646357" cy="1927888"/>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48B8E194">
              <v:group id="Group 17" style="position:absolute;left:0;text-align:left;margin-left:176.45pt;margin-top:0;width:227.65pt;height:154.2pt;z-index:251658243;mso-position-horizontal:right;mso-position-horizontal-relative:margin;mso-position-vertical:bottom;mso-position-vertical-relative:margin;mso-width-relative:margin;mso-height-relative:margin" coordsize="26532,22528" coordorigin=",-876" o:spid="_x0000_s1035" w14:anchorId="5376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">
                <v:shape id="Text Box 2" style="position:absolute;top:18288;width:25376;height:3363;visibility:visible;mso-wrap-style:square;v-text-anchor:top" o:spid="_x0000_s103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v:textbox>
                    <w:txbxContent>
                      <w:p w:rsidR="00865886" w:rsidP="00865886" w:rsidRDefault="00865886" w14:paraId="7395E03C" w14:textId="77777777">
                        <w:r w:rsidRPr="00E45BC5">
                          <w:t>Fig</w:t>
                        </w:r>
                        <w:r w:rsidR="00CE47B9">
                          <w:t xml:space="preserve"> 4</w:t>
                        </w:r>
                        <w:r w:rsidRPr="00E45BC5">
                          <w:t xml:space="preserve">. </w:t>
                        </w:r>
                        <w:r>
                          <w:t>Hashing of Data</w:t>
                        </w:r>
                      </w:p>
                    </w:txbxContent>
                  </v:textbox>
                </v:shape>
                <v:shape id="Picture 4" style="position:absolute;left:69;top:-876;width:26463;height:19278;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">
                  <v:imagedata o:title="" r:id="rId20"/>
                </v:shape>
                <w10:wrap type="square" anchorx="margin" anchory="margin"/>
              </v:group>
            </w:pict>
          </mc:Fallback>
        </mc:AlternateContent>
      </w:r>
      <w:r w:rsidR="002F3688">
        <w:t>First</w:t>
      </w:r>
      <w:r w:rsidR="00236E64">
        <w:t xml:space="preserve">ly, we </w:t>
      </w:r>
      <w:r w:rsidR="005A30CC">
        <w:t>had</w:t>
      </w:r>
      <w:r w:rsidR="00236E64">
        <w:t xml:space="preserve"> to export the pulp </w:t>
      </w:r>
      <w:proofErr w:type="spellStart"/>
      <w:r w:rsidR="00236E64">
        <w:t>riscv</w:t>
      </w:r>
      <w:proofErr w:type="spellEnd"/>
      <w:r w:rsidR="00236E64">
        <w:t xml:space="preserve"> toolchain to our toolchain path. </w:t>
      </w:r>
    </w:p>
    <w:p w:rsidR="00236E64" w:rsidP="00A2334A" w:rsidRDefault="005A30CC" w14:paraId="466554EC" w14:textId="4E317ACA">
      <w:pPr>
        <w:pStyle w:val="ListParagraph"/>
        <w:numPr>
          <w:ilvl w:val="0"/>
          <w:numId w:val="34"/>
        </w:numPr>
        <w:jc w:val="both"/>
      </w:pPr>
      <w:r>
        <w:t>U</w:t>
      </w:r>
      <w:r w:rsidR="00B17079">
        <w:t>pdate</w:t>
      </w:r>
      <w:r>
        <w:t>d</w:t>
      </w:r>
      <w:r w:rsidR="00A24FE0">
        <w:t xml:space="preserve"> </w:t>
      </w:r>
      <w:r w:rsidR="00B17079">
        <w:t>the pulp-</w:t>
      </w:r>
      <w:r w:rsidR="00A24FE0">
        <w:t xml:space="preserve">runtime </w:t>
      </w:r>
      <w:r w:rsidR="00B17079">
        <w:t xml:space="preserve">configuration. </w:t>
      </w:r>
    </w:p>
    <w:p w:rsidR="002D3A09" w:rsidP="00A2334A" w:rsidRDefault="00604FD6" w14:paraId="5E67DE50" w14:textId="14E7D664">
      <w:pPr>
        <w:pStyle w:val="ListParagraph"/>
        <w:numPr>
          <w:ilvl w:val="0"/>
          <w:numId w:val="34"/>
        </w:numPr>
        <w:jc w:val="both"/>
      </w:pPr>
      <w:r>
        <w:t>Completed t</w:t>
      </w:r>
      <w:r w:rsidR="002D3A09">
        <w:t xml:space="preserve">he runtime simulation </w:t>
      </w:r>
      <w:proofErr w:type="gramStart"/>
      <w:r w:rsidR="002D3A09">
        <w:t>environment  setup</w:t>
      </w:r>
      <w:proofErr w:type="gramEnd"/>
      <w:r w:rsidR="002D3A09">
        <w:t xml:space="preserve">. </w:t>
      </w:r>
    </w:p>
    <w:p w:rsidR="00A70084" w:rsidP="00A70084" w:rsidRDefault="00C97656" w14:paraId="262D04CD" w14:textId="5329BA59">
      <w:pPr>
        <w:jc w:val="both"/>
      </w:pPr>
      <w:r>
        <w:br/>
      </w:r>
      <w:r w:rsidR="00BC6BFD">
        <w:t xml:space="preserve">Software Development Kit: </w:t>
      </w:r>
    </w:p>
    <w:p w:rsidR="003909D6" w:rsidP="00BC6BFD" w:rsidRDefault="003909D6" w14:paraId="04534E02" w14:textId="1EC89977">
      <w:pPr>
        <w:pStyle w:val="ListParagraph"/>
        <w:numPr>
          <w:ilvl w:val="0"/>
          <w:numId w:val="32"/>
        </w:numPr>
        <w:jc w:val="both"/>
      </w:pPr>
      <w:r>
        <w:t xml:space="preserve">For a more complete runtime (drivers, tasks etc.), we installed the </w:t>
      </w:r>
      <w:r w:rsidR="002465A6">
        <w:t>software development kit for PULP/</w:t>
      </w:r>
      <w:proofErr w:type="spellStart"/>
      <w:r w:rsidR="002465A6">
        <w:t>PULPissimo</w:t>
      </w:r>
      <w:proofErr w:type="spellEnd"/>
      <w:r w:rsidR="002465A6">
        <w:t>.</w:t>
      </w:r>
    </w:p>
    <w:p w:rsidR="00BC6BFD" w:rsidP="00BC6BFD" w:rsidRDefault="008F10DB" w14:paraId="066E28EF" w14:textId="16128F9C">
      <w:pPr>
        <w:pStyle w:val="ListParagraph"/>
        <w:numPr>
          <w:ilvl w:val="0"/>
          <w:numId w:val="32"/>
        </w:numPr>
        <w:jc w:val="both"/>
      </w:pPr>
      <w:r>
        <w:t xml:space="preserve">Linux dependencies </w:t>
      </w:r>
      <w:r w:rsidR="002465A6">
        <w:t>were</w:t>
      </w:r>
      <w:r>
        <w:t xml:space="preserve"> built for the initialization of SDK</w:t>
      </w:r>
    </w:p>
    <w:p w:rsidR="008F10DB" w:rsidP="00BC6BFD" w:rsidRDefault="00A425EF" w14:paraId="19722FB6" w14:textId="1FF34245">
      <w:pPr>
        <w:pStyle w:val="ListParagraph"/>
        <w:numPr>
          <w:ilvl w:val="0"/>
          <w:numId w:val="32"/>
        </w:numPr>
        <w:jc w:val="both"/>
      </w:pPr>
      <w:r>
        <w:t xml:space="preserve">The config and build scripts </w:t>
      </w:r>
      <w:r w:rsidR="002465A6">
        <w:t>were</w:t>
      </w:r>
      <w:r>
        <w:t xml:space="preserve"> updated. </w:t>
      </w:r>
    </w:p>
    <w:p w:rsidR="00A425EF" w:rsidP="00BC6BFD" w:rsidRDefault="001904FA" w14:paraId="175B5C5E" w14:textId="6EE751F6">
      <w:pPr>
        <w:pStyle w:val="ListParagraph"/>
        <w:numPr>
          <w:ilvl w:val="0"/>
          <w:numId w:val="32"/>
        </w:numPr>
        <w:jc w:val="both"/>
      </w:pPr>
      <w:r>
        <w:t xml:space="preserve">The GNU toolchain </w:t>
      </w:r>
      <w:r w:rsidR="002465A6">
        <w:t>was</w:t>
      </w:r>
      <w:r w:rsidR="008369B4">
        <w:t xml:space="preserve"> built a</w:t>
      </w:r>
      <w:r w:rsidR="003B5F95">
        <w:t>long with</w:t>
      </w:r>
      <w:r w:rsidR="008369B4">
        <w:t xml:space="preserve"> the </w:t>
      </w:r>
      <w:r w:rsidR="003B5F95">
        <w:t xml:space="preserve">python dependencies. </w:t>
      </w:r>
    </w:p>
    <w:p w:rsidR="004648CD" w:rsidP="004648CD" w:rsidRDefault="000F0531" w14:paraId="542EA822" w14:textId="2F70ACC0">
      <w:pPr>
        <w:pStyle w:val="ListParagraph"/>
        <w:numPr>
          <w:ilvl w:val="0"/>
          <w:numId w:val="32"/>
        </w:numPr>
        <w:jc w:val="both"/>
      </w:pPr>
      <w:r>
        <w:t>Use of virtual environment was essential for python packages</w:t>
      </w:r>
      <w:r w:rsidR="004648CD">
        <w:t xml:space="preserve">. </w:t>
      </w:r>
    </w:p>
    <w:p w:rsidRPr="007F5F8F" w:rsidR="004648CD" w:rsidP="004648CD" w:rsidRDefault="004648CD" w14:paraId="34B7F9F0" w14:textId="35519652">
      <w:pPr>
        <w:pStyle w:val="ListParagraph"/>
        <w:numPr>
          <w:ilvl w:val="0"/>
          <w:numId w:val="32"/>
        </w:numPr>
        <w:jc w:val="both"/>
      </w:pPr>
      <w:r>
        <w:t>After building the pulp-</w:t>
      </w:r>
      <w:proofErr w:type="spellStart"/>
      <w:r>
        <w:t>sdk</w:t>
      </w:r>
      <w:proofErr w:type="spellEnd"/>
      <w:r w:rsidR="004E72F2">
        <w:t xml:space="preserve">, the necessary environment variables were set. </w:t>
      </w:r>
    </w:p>
    <w:p w:rsidR="002A3E90" w:rsidP="00F51A8C" w:rsidRDefault="002A3E90" w14:paraId="1AD66387" w14:textId="37855EC7">
      <w:pPr>
        <w:jc w:val="both"/>
      </w:pPr>
    </w:p>
    <w:p w:rsidR="00F51A8C" w:rsidP="00F51A8C" w:rsidRDefault="00F51A8C" w14:paraId="62409CED" w14:textId="4C7C8435">
      <w:pPr>
        <w:jc w:val="both"/>
      </w:pPr>
      <w:r>
        <w:t xml:space="preserve">RTL simulation platform: </w:t>
      </w:r>
    </w:p>
    <w:p w:rsidR="00F51A8C" w:rsidP="00F51A8C" w:rsidRDefault="004C384E" w14:paraId="7F034CDF" w14:textId="52AF9DBD">
      <w:pPr>
        <w:pStyle w:val="ListParagraph"/>
        <w:numPr>
          <w:ilvl w:val="0"/>
          <w:numId w:val="35"/>
        </w:numPr>
        <w:jc w:val="both"/>
      </w:pPr>
      <w:proofErr w:type="spellStart"/>
      <w:r>
        <w:t>QuestaSim</w:t>
      </w:r>
      <w:proofErr w:type="spellEnd"/>
      <w:r>
        <w:t xml:space="preserve"> installation was required for the </w:t>
      </w:r>
      <w:r w:rsidR="00B946F0">
        <w:t xml:space="preserve">RTL simulation platform. </w:t>
      </w:r>
    </w:p>
    <w:p w:rsidR="00B946F0" w:rsidP="00F51A8C" w:rsidRDefault="00B946F0" w14:paraId="2BFDB1E2" w14:textId="3CBF5E5B">
      <w:pPr>
        <w:pStyle w:val="ListParagraph"/>
        <w:numPr>
          <w:ilvl w:val="0"/>
          <w:numId w:val="35"/>
        </w:numPr>
        <w:jc w:val="both"/>
      </w:pPr>
      <w:r>
        <w:t xml:space="preserve">The latest version of the IP’s </w:t>
      </w:r>
      <w:proofErr w:type="gramStart"/>
      <w:r w:rsidR="00B16649">
        <w:t>were</w:t>
      </w:r>
      <w:proofErr w:type="gramEnd"/>
      <w:r w:rsidR="00B16649">
        <w:t xml:space="preserve"> checked out composing of the PULP system. </w:t>
      </w:r>
    </w:p>
    <w:p w:rsidR="00B16649" w:rsidP="00F51A8C" w:rsidRDefault="00877D15" w14:paraId="7F757C5E" w14:textId="05A7AC6F">
      <w:pPr>
        <w:pStyle w:val="ListParagraph"/>
        <w:numPr>
          <w:ilvl w:val="0"/>
          <w:numId w:val="35"/>
        </w:numPr>
        <w:jc w:val="both"/>
      </w:pPr>
      <w:r>
        <w:t xml:space="preserve">The required scripts were generated and </w:t>
      </w:r>
      <w:r w:rsidR="005C47E2">
        <w:t xml:space="preserve">updated. Dependencies were resolved. </w:t>
      </w:r>
    </w:p>
    <w:p w:rsidR="009F4714" w:rsidP="00F00E75" w:rsidRDefault="009F4714" w14:paraId="070D9358" w14:textId="6474FABE">
      <w:pPr>
        <w:jc w:val="both"/>
      </w:pPr>
    </w:p>
    <w:p w:rsidR="00C315BE" w:rsidP="00F00E75" w:rsidRDefault="009F4714" w14:paraId="51CA6C57" w14:textId="61CF2171">
      <w:pPr>
        <w:jc w:val="both"/>
      </w:pPr>
      <w:r>
        <w:t xml:space="preserve">After having finished these tasks for the setup, now it is possible to develop </w:t>
      </w:r>
      <w:r w:rsidR="003360CB">
        <w:t xml:space="preserve">our </w:t>
      </w:r>
      <w:r>
        <w:t xml:space="preserve">own RTL, adding new IP to </w:t>
      </w:r>
      <w:proofErr w:type="spellStart"/>
      <w:r w:rsidR="00CE7756">
        <w:t>PULPissimo</w:t>
      </w:r>
      <w:proofErr w:type="spellEnd"/>
      <w:r>
        <w:t xml:space="preserve"> or running a set of examples. Building and using the virtual platform is also possible. For our application, we needed bitstream generation. </w:t>
      </w:r>
    </w:p>
    <w:p w:rsidR="009F4714" w:rsidP="00F00E75" w:rsidRDefault="009F4714" w14:paraId="36AF7E6A" w14:textId="5DAB2FDA">
      <w:pPr>
        <w:jc w:val="both"/>
      </w:pPr>
    </w:p>
    <w:p w:rsidRPr="0095618F" w:rsidR="00F00E75" w:rsidP="00F00E75" w:rsidRDefault="00F00E75" w14:paraId="4A2418A4" w14:textId="40B9B514">
      <w:pPr>
        <w:jc w:val="both"/>
        <w:rPr>
          <w:b/>
        </w:rPr>
      </w:pPr>
      <w:bookmarkStart w:name="_Hlk122302987" w:id="1"/>
      <w:r w:rsidRPr="0095618F">
        <w:rPr>
          <w:b/>
        </w:rPr>
        <w:t xml:space="preserve">FPGA setup for </w:t>
      </w:r>
      <w:proofErr w:type="spellStart"/>
      <w:r w:rsidRPr="0095618F">
        <w:rPr>
          <w:b/>
        </w:rPr>
        <w:t>P</w:t>
      </w:r>
      <w:r w:rsidR="000B1C5E">
        <w:rPr>
          <w:b/>
        </w:rPr>
        <w:t>ULP</w:t>
      </w:r>
      <w:r w:rsidRPr="0095618F">
        <w:rPr>
          <w:b/>
        </w:rPr>
        <w:t>issimo</w:t>
      </w:r>
      <w:bookmarkEnd w:id="1"/>
      <w:proofErr w:type="spellEnd"/>
      <w:r w:rsidRPr="0095618F">
        <w:rPr>
          <w:b/>
        </w:rPr>
        <w:t xml:space="preserve">: </w:t>
      </w:r>
    </w:p>
    <w:p w:rsidR="00F86F3E" w:rsidP="00F86F3E" w:rsidRDefault="00F86F3E" w14:paraId="77132A57" w14:textId="76A95344">
      <w:pPr>
        <w:jc w:val="both"/>
      </w:pPr>
    </w:p>
    <w:p w:rsidRPr="00C51054" w:rsidR="00C51054" w:rsidP="00C51054" w:rsidRDefault="00C51054" w14:paraId="56814F26" w14:textId="20502664">
      <w:pPr>
        <w:jc w:val="both"/>
      </w:pPr>
      <w:r w:rsidRPr="00C51054">
        <w:t xml:space="preserve">Bitstream generation (generated for </w:t>
      </w:r>
      <w:proofErr w:type="spellStart"/>
      <w:r w:rsidRPr="00C51054">
        <w:t>ZedBoard</w:t>
      </w:r>
      <w:proofErr w:type="spellEnd"/>
      <w:r w:rsidRPr="00C51054">
        <w:t>)</w:t>
      </w:r>
      <w:r w:rsidR="0095618F">
        <w:t>:</w:t>
      </w:r>
    </w:p>
    <w:p w:rsidRPr="00C51054" w:rsidR="00C51054" w:rsidP="00C51054" w:rsidRDefault="00C51054" w14:paraId="39C63CD9" w14:textId="4FF40C93">
      <w:pPr>
        <w:pStyle w:val="ListParagraph"/>
        <w:numPr>
          <w:ilvl w:val="0"/>
          <w:numId w:val="44"/>
        </w:numPr>
        <w:jc w:val="both"/>
      </w:pPr>
      <w:proofErr w:type="gramStart"/>
      <w:r w:rsidRPr="00C51054">
        <w:t>.bit</w:t>
      </w:r>
      <w:proofErr w:type="gramEnd"/>
      <w:r w:rsidRPr="00C51054">
        <w:t xml:space="preserve"> the bitstream file for JTAG configuration</w:t>
      </w:r>
    </w:p>
    <w:p w:rsidRPr="00C51054" w:rsidR="00C51054" w:rsidP="00C51054" w:rsidRDefault="00C51054" w14:paraId="051914B9" w14:textId="651D0353">
      <w:pPr>
        <w:pStyle w:val="ListParagraph"/>
        <w:numPr>
          <w:ilvl w:val="0"/>
          <w:numId w:val="44"/>
        </w:numPr>
        <w:jc w:val="both"/>
      </w:pPr>
      <w:r w:rsidRPr="00C51054">
        <w:t>.bin the binary configuration file to flash to a non-volatile configuration memory</w:t>
      </w:r>
    </w:p>
    <w:p w:rsidRPr="00C51054" w:rsidR="00C51054" w:rsidP="00C51054" w:rsidRDefault="00C51054" w14:paraId="66D4D7F4" w14:textId="5E8D2CA7">
      <w:pPr>
        <w:jc w:val="both"/>
      </w:pPr>
      <w:r w:rsidRPr="00C51054">
        <w:br/>
      </w:r>
      <w:r w:rsidRPr="00C51054">
        <w:t>Bitstream Flashing</w:t>
      </w:r>
      <w:r w:rsidR="0095618F">
        <w:t>:</w:t>
      </w:r>
    </w:p>
    <w:p w:rsidRPr="00C51054" w:rsidR="00C51054" w:rsidP="00C51054" w:rsidRDefault="00C51054" w14:paraId="0E6DA58D" w14:textId="47F45EB2">
      <w:pPr>
        <w:pStyle w:val="ListParagraph"/>
        <w:numPr>
          <w:ilvl w:val="0"/>
          <w:numId w:val="45"/>
        </w:numPr>
        <w:jc w:val="both"/>
      </w:pPr>
      <w:r w:rsidRPr="00C51054">
        <w:t xml:space="preserve">Programmed </w:t>
      </w:r>
      <w:proofErr w:type="spellStart"/>
      <w:r w:rsidRPr="00C51054">
        <w:t>ZedBoard</w:t>
      </w:r>
      <w:proofErr w:type="spellEnd"/>
      <w:r w:rsidRPr="00C51054">
        <w:t xml:space="preserve"> using </w:t>
      </w:r>
      <w:proofErr w:type="spellStart"/>
      <w:r w:rsidRPr="00C51054">
        <w:t>Vivado</w:t>
      </w:r>
      <w:proofErr w:type="spellEnd"/>
      <w:r w:rsidRPr="00C51054">
        <w:t>. </w:t>
      </w:r>
    </w:p>
    <w:p w:rsidRPr="00C51054" w:rsidR="00C51054" w:rsidP="002B3266" w:rsidRDefault="00C51054" w14:paraId="60DC32A6" w14:textId="5EB3F233">
      <w:pPr>
        <w:jc w:val="both"/>
      </w:pPr>
      <w:r w:rsidRPr="00C51054">
        <w:br/>
      </w:r>
      <w:r w:rsidRPr="00C51054">
        <w:t xml:space="preserve">GDB and </w:t>
      </w:r>
      <w:proofErr w:type="spellStart"/>
      <w:r w:rsidRPr="00C51054">
        <w:t>OpenOCD</w:t>
      </w:r>
      <w:proofErr w:type="spellEnd"/>
      <w:r w:rsidRPr="00C51054">
        <w:t>:</w:t>
      </w:r>
    </w:p>
    <w:p w:rsidRPr="00C51054" w:rsidR="00C51054" w:rsidP="002B3266" w:rsidRDefault="00C51054" w14:paraId="7A9005C9" w14:textId="3F3DDE57">
      <w:pPr>
        <w:pStyle w:val="ListParagraph"/>
        <w:numPr>
          <w:ilvl w:val="0"/>
          <w:numId w:val="45"/>
        </w:numPr>
        <w:jc w:val="both"/>
      </w:pPr>
      <w:r w:rsidRPr="00C51054">
        <w:t xml:space="preserve">The binary </w:t>
      </w:r>
      <w:proofErr w:type="gramStart"/>
      <w:r w:rsidRPr="00C51054">
        <w:t>has to</w:t>
      </w:r>
      <w:proofErr w:type="gramEnd"/>
      <w:r w:rsidRPr="00C51054">
        <w:t xml:space="preserve"> be loaded into </w:t>
      </w:r>
      <w:proofErr w:type="spellStart"/>
      <w:r w:rsidRPr="00C51054">
        <w:t>PULPissimo’s</w:t>
      </w:r>
      <w:proofErr w:type="spellEnd"/>
      <w:r w:rsidRPr="00C51054">
        <w:t xml:space="preserve"> L2 memory. </w:t>
      </w:r>
    </w:p>
    <w:p w:rsidRPr="00C51054" w:rsidR="00C51054" w:rsidP="002B3266" w:rsidRDefault="00C51054" w14:paraId="023AD70D" w14:textId="77777777">
      <w:pPr>
        <w:pStyle w:val="ListParagraph"/>
        <w:numPr>
          <w:ilvl w:val="0"/>
          <w:numId w:val="45"/>
        </w:numPr>
        <w:jc w:val="both"/>
      </w:pPr>
      <w:r w:rsidRPr="00C51054">
        <w:t xml:space="preserve">We need </w:t>
      </w:r>
      <w:proofErr w:type="spellStart"/>
      <w:r w:rsidRPr="00C51054">
        <w:t>OpenOCD</w:t>
      </w:r>
      <w:proofErr w:type="spellEnd"/>
      <w:r w:rsidRPr="00C51054">
        <w:t xml:space="preserve"> in parallel with GDB to setup communication with internal RISC-V debug module.</w:t>
      </w:r>
    </w:p>
    <w:p w:rsidRPr="00C51054" w:rsidR="00C51054" w:rsidP="002B3266" w:rsidRDefault="00C51054" w14:paraId="2658B7E9" w14:textId="3C719EC2">
      <w:pPr>
        <w:pStyle w:val="ListParagraph"/>
        <w:numPr>
          <w:ilvl w:val="0"/>
          <w:numId w:val="45"/>
        </w:numPr>
        <w:jc w:val="both"/>
      </w:pPr>
      <w:r w:rsidRPr="00C51054">
        <w:t xml:space="preserve">JTAG is used as a communication channel between </w:t>
      </w:r>
      <w:proofErr w:type="spellStart"/>
      <w:r w:rsidRPr="00C51054">
        <w:t>OpenOCD</w:t>
      </w:r>
      <w:proofErr w:type="spellEnd"/>
      <w:r w:rsidRPr="00C51054">
        <w:t xml:space="preserve"> and the Core</w:t>
      </w:r>
    </w:p>
    <w:p w:rsidRPr="005D2F76" w:rsidR="00291D1A" w:rsidP="00291D1A" w:rsidRDefault="00291D1A" w14:paraId="21722E54" w14:textId="77777777">
      <w:pPr>
        <w:jc w:val="both"/>
      </w:pPr>
    </w:p>
    <w:p w:rsidRPr="005D2F76" w:rsidR="00973C63" w:rsidP="003E7B4E" w:rsidRDefault="00973C63" w14:paraId="3647175B" w14:textId="46828E79">
      <w:pPr>
        <w:pStyle w:val="Heading1"/>
      </w:pPr>
      <w:r w:rsidRPr="005D2F76">
        <w:t>Crytpo Block</w:t>
      </w:r>
    </w:p>
    <w:p w:rsidRPr="006B206D" w:rsidR="006B206D" w:rsidP="006B206D" w:rsidRDefault="009E09A5" w14:paraId="27EFB282" w14:textId="20807371">
      <w:pPr>
        <w:pStyle w:val="Heading2"/>
      </w:pPr>
      <w:r>
        <w:t>Data Hashing</w:t>
      </w:r>
    </w:p>
    <w:p w:rsidRPr="004B717F" w:rsidR="004B717F" w:rsidP="004B717F" w:rsidRDefault="004B717F" w14:paraId="5401E2FF" w14:textId="08906BF4">
      <w:pPr>
        <w:pStyle w:val="BodyText"/>
        <w:rPr>
          <w:lang w:val="en-US"/>
        </w:rPr>
      </w:pPr>
      <w:r w:rsidRPr="002F48C5">
        <w:t xml:space="preserve">As mentioned previously, the </w:t>
      </w:r>
      <w:proofErr w:type="spellStart"/>
      <w:r w:rsidRPr="002F48C5">
        <w:t>PULPissimo</w:t>
      </w:r>
      <w:proofErr w:type="spellEnd"/>
      <w:r w:rsidRPr="002F48C5">
        <w:t xml:space="preserve"> framework and other open-source RISC-V architectures do not have a secure boot implementation thereby making any applications developed on the platform vulnerable to a multitude of attacks </w:t>
      </w:r>
      <w:r w:rsidRPr="002F48C5">
        <w:lastRenderedPageBreak/>
        <w:t>primarily including</w:t>
      </w:r>
      <w:r>
        <w:rPr>
          <w:lang w:val="en-US"/>
        </w:rPr>
        <w:t xml:space="preserve"> </w:t>
      </w:r>
      <w:r w:rsidRPr="004B717F">
        <w:rPr>
          <w:lang w:val="en-US"/>
        </w:rPr>
        <w:t xml:space="preserve">is a process that allows you to take data of any size and apply a mathematical process to it that creates an output that’s a unique string of characters and numbers of the same length. The hash value generated by </w:t>
      </w:r>
      <w:r w:rsidR="00CC0EAC">
        <w:rPr>
          <w:lang w:val="en-US"/>
        </w:rPr>
        <w:t>a</w:t>
      </w:r>
      <w:r w:rsidRPr="004B717F">
        <w:rPr>
          <w:lang w:val="en-US"/>
        </w:rPr>
        <w:t xml:space="preserve"> hash </w:t>
      </w:r>
      <w:proofErr w:type="gramStart"/>
      <w:r w:rsidRPr="004B717F">
        <w:rPr>
          <w:lang w:val="en-US"/>
        </w:rPr>
        <w:t>algorithm  is</w:t>
      </w:r>
      <w:proofErr w:type="gramEnd"/>
      <w:r w:rsidRPr="004B717F">
        <w:rPr>
          <w:lang w:val="en-US"/>
        </w:rPr>
        <w:t xml:space="preserve"> not reversible i.e., the input data cannot be obtained from the generated hash value making it a one</w:t>
      </w:r>
      <w:r w:rsidR="00CC0EAC">
        <w:rPr>
          <w:lang w:val="en-US"/>
        </w:rPr>
        <w:t>-</w:t>
      </w:r>
      <w:r w:rsidRPr="004B717F">
        <w:rPr>
          <w:lang w:val="en-US"/>
        </w:rPr>
        <w:t>way cryptographic function. Hashing is used in Digital signature verification, Password hashing, SSL Handshake</w:t>
      </w:r>
      <w:r w:rsidR="00CC0EAC">
        <w:rPr>
          <w:lang w:val="en-US"/>
        </w:rPr>
        <w:t>,</w:t>
      </w:r>
      <w:r w:rsidRPr="004B717F">
        <w:rPr>
          <w:lang w:val="en-US"/>
        </w:rPr>
        <w:t xml:space="preserve"> and Integrity checks.</w:t>
      </w:r>
    </w:p>
    <w:p w:rsidR="00865886" w:rsidP="00F429A1" w:rsidRDefault="00865886" w14:paraId="1D75B373" w14:textId="22041937">
      <w:pPr>
        <w:pStyle w:val="BodyText"/>
        <w:rPr>
          <w:lang w:val="en-US"/>
        </w:rPr>
      </w:pPr>
    </w:p>
    <w:p w:rsidRPr="00F429A1" w:rsidR="00F429A1" w:rsidP="00F429A1" w:rsidRDefault="004B717F" w14:paraId="5AAB5728" w14:textId="58B6F34D">
      <w:pPr>
        <w:pStyle w:val="BodyText"/>
        <w:rPr>
          <w:lang w:val="en-US"/>
        </w:rPr>
      </w:pPr>
      <w:r w:rsidRPr="004B717F">
        <w:rPr>
          <w:lang w:val="en-US"/>
        </w:rPr>
        <w:t>The following properties of a hash function make it useful in data authentication</w:t>
      </w:r>
      <w:r w:rsidR="00F429A1">
        <w:rPr>
          <w:lang w:val="en-US"/>
        </w:rPr>
        <w:t>:</w:t>
      </w:r>
      <w:r w:rsidRPr="00F429A1" w:rsidR="00F429A1">
        <w:t xml:space="preserve"> </w:t>
      </w:r>
      <w:r w:rsidRPr="00F429A1" w:rsidR="00F429A1">
        <w:rPr>
          <w:lang w:val="en-US"/>
        </w:rPr>
        <w:t>deliverables:</w:t>
      </w:r>
    </w:p>
    <w:p w:rsidR="00134964" w:rsidP="00F429A1" w:rsidRDefault="004B717F" w14:paraId="69D715B5" w14:textId="77777777">
      <w:pPr>
        <w:pStyle w:val="BodyText"/>
        <w:numPr>
          <w:ilvl w:val="0"/>
          <w:numId w:val="25"/>
        </w:numPr>
        <w:rPr>
          <w:lang w:val="en-US"/>
        </w:rPr>
      </w:pPr>
      <w:r w:rsidRPr="00F31EFE">
        <w:rPr>
          <w:b/>
          <w:lang w:val="en-US"/>
        </w:rPr>
        <w:t>Avalanche Effect</w:t>
      </w:r>
      <w:r w:rsidRPr="004B717F">
        <w:rPr>
          <w:lang w:val="en-US"/>
        </w:rPr>
        <w:t>: Even the smallest change in the input results in a significant change in the hash value output.</w:t>
      </w:r>
    </w:p>
    <w:p w:rsidR="00134964" w:rsidP="00F01367" w:rsidRDefault="00F31EFE" w14:paraId="764E675F" w14:textId="022D4A68">
      <w:pPr>
        <w:pStyle w:val="BodyText"/>
        <w:numPr>
          <w:ilvl w:val="0"/>
          <w:numId w:val="25"/>
        </w:numPr>
        <w:rPr>
          <w:lang w:val="en-US"/>
        </w:rPr>
      </w:pPr>
      <w:r w:rsidRPr="00F31EFE">
        <w:rPr>
          <w:b/>
          <w:bCs/>
          <w:lang w:val="en-US"/>
        </w:rPr>
        <w:t>Irreversibility</w:t>
      </w:r>
      <w:r w:rsidR="009A6836">
        <w:rPr>
          <w:lang w:val="en-US"/>
        </w:rPr>
        <w:t>:</w:t>
      </w:r>
      <w:r w:rsidR="00892EF3">
        <w:rPr>
          <w:lang w:val="en-US"/>
        </w:rPr>
        <w:t xml:space="preserve"> </w:t>
      </w:r>
      <w:r w:rsidRPr="00134964" w:rsidR="00F429A1">
        <w:rPr>
          <w:lang w:val="en-US"/>
        </w:rPr>
        <w:t xml:space="preserve">Can easily convert </w:t>
      </w:r>
      <w:r w:rsidR="00134964">
        <w:rPr>
          <w:lang w:val="en-US"/>
        </w:rPr>
        <w:t xml:space="preserve">the </w:t>
      </w:r>
      <w:r w:rsidRPr="00134964" w:rsidR="00F429A1">
        <w:rPr>
          <w:lang w:val="en-US"/>
        </w:rPr>
        <w:t xml:space="preserve">input to hash but cannot derive hash from </w:t>
      </w:r>
      <w:r w:rsidR="00134964">
        <w:rPr>
          <w:lang w:val="en-US"/>
        </w:rPr>
        <w:t xml:space="preserve">the </w:t>
      </w:r>
      <w:r w:rsidRPr="00134964" w:rsidR="00F429A1">
        <w:rPr>
          <w:lang w:val="en-US"/>
        </w:rPr>
        <w:t>input.</w:t>
      </w:r>
    </w:p>
    <w:p w:rsidRPr="00134964" w:rsidR="009E09A5" w:rsidP="00F01367" w:rsidRDefault="004B717F" w14:paraId="72A84719" w14:textId="3BA93E9E">
      <w:pPr>
        <w:pStyle w:val="BodyText"/>
        <w:numPr>
          <w:ilvl w:val="0"/>
          <w:numId w:val="25"/>
        </w:numPr>
        <w:rPr>
          <w:lang w:val="en-US"/>
        </w:rPr>
      </w:pPr>
      <w:r w:rsidRPr="009A6836">
        <w:rPr>
          <w:b/>
          <w:lang w:val="en-US"/>
        </w:rPr>
        <w:t>Determinism</w:t>
      </w:r>
      <w:r w:rsidRPr="004B717F">
        <w:rPr>
          <w:lang w:val="en-US"/>
        </w:rPr>
        <w:t xml:space="preserve">: Output hash length is independent of </w:t>
      </w:r>
      <w:r w:rsidR="00134964">
        <w:rPr>
          <w:lang w:val="en-US"/>
        </w:rPr>
        <w:t xml:space="preserve">the </w:t>
      </w:r>
      <w:r w:rsidRPr="004B717F">
        <w:rPr>
          <w:lang w:val="en-US"/>
        </w:rPr>
        <w:t xml:space="preserve">size of input data and only depends on the hash algorithm used. </w:t>
      </w:r>
      <w:r w:rsidRPr="002F48C5">
        <w:t xml:space="preserve"> </w:t>
      </w:r>
    </w:p>
    <w:p w:rsidRPr="00134964" w:rsidR="00CC2D47" w:rsidP="00CC2D47" w:rsidRDefault="00CC2D47" w14:paraId="6CFDAB38" w14:textId="4625C682">
      <w:pPr>
        <w:pStyle w:val="BodyText"/>
        <w:ind w:left="648" w:firstLine="0"/>
        <w:rPr>
          <w:lang w:val="en-US"/>
        </w:rPr>
      </w:pPr>
    </w:p>
    <w:p w:rsidR="008B6E8B" w:rsidP="00574CFE" w:rsidRDefault="008B6E8B" w14:paraId="517643C4" w14:textId="6952C84C">
      <w:pPr>
        <w:pStyle w:val="BodyText"/>
        <w:rPr>
          <w:lang w:val="en-US"/>
        </w:rPr>
      </w:pPr>
      <w:r w:rsidRPr="008B6E8B">
        <w:rPr>
          <w:lang w:val="en-US"/>
        </w:rPr>
        <w:t>It is important to note that hash doesn’t prevent intruders from snooping on the data it only ensures the data integrity. Some common hashing algorithms include MD5, SHA-1, SHA-2, NTLM, and LANMAN. SHA256</w:t>
      </w:r>
      <w:r w:rsidR="008F3F21">
        <w:rPr>
          <w:lang w:val="en-US"/>
        </w:rPr>
        <w:t>[</w:t>
      </w:r>
      <w:r w:rsidR="00603919">
        <w:rPr>
          <w:lang w:val="en-US"/>
        </w:rPr>
        <w:t>4</w:t>
      </w:r>
      <w:r w:rsidR="008F3F21">
        <w:rPr>
          <w:lang w:val="en-US"/>
        </w:rPr>
        <w:t>]</w:t>
      </w:r>
      <w:r w:rsidR="00603919">
        <w:rPr>
          <w:lang w:val="en-US"/>
        </w:rPr>
        <w:t xml:space="preserve"> </w:t>
      </w:r>
      <w:r w:rsidRPr="008B6E8B">
        <w:rPr>
          <w:lang w:val="en-US"/>
        </w:rPr>
        <w:t>algorithm, is one of the most widely used hash algorithms.</w:t>
      </w:r>
    </w:p>
    <w:p w:rsidR="00B50EB8" w:rsidP="004F0C7C" w:rsidRDefault="00B50EB8" w14:paraId="0CC2A003" w14:textId="54B023BC">
      <w:pPr>
        <w:pStyle w:val="BodyText"/>
        <w:rPr>
          <w:lang w:val="en-US"/>
        </w:rPr>
      </w:pPr>
      <w:r>
        <w:rPr>
          <w:lang w:val="en-US"/>
        </w:rPr>
        <w:t>We use SHA256</w:t>
      </w:r>
      <w:r w:rsidR="00AE7F6A">
        <w:rPr>
          <w:lang w:val="en-US"/>
        </w:rPr>
        <w:t>[</w:t>
      </w:r>
      <w:r w:rsidR="0059206C">
        <w:rPr>
          <w:lang w:val="en-US"/>
        </w:rPr>
        <w:t>4</w:t>
      </w:r>
      <w:r w:rsidR="00AE7F6A">
        <w:rPr>
          <w:lang w:val="en-US"/>
        </w:rPr>
        <w:t xml:space="preserve">] </w:t>
      </w:r>
      <w:r>
        <w:rPr>
          <w:lang w:val="en-US"/>
        </w:rPr>
        <w:t>to generate hash for the firmware. A section is created in the device to save the hash and upon initial boot the hash is calculated and verified against the saved value to validate the integrity of the firmware.</w:t>
      </w:r>
      <w:r w:rsidR="00486CB3">
        <w:rPr>
          <w:lang w:val="en-US"/>
        </w:rPr>
        <w:t xml:space="preserve"> </w:t>
      </w:r>
    </w:p>
    <w:p w:rsidR="00156EDD" w:rsidP="00156EDD" w:rsidRDefault="00156EDD" w14:paraId="19FC5625" w14:textId="77777777">
      <w:pPr>
        <w:pStyle w:val="Heading2"/>
      </w:pPr>
      <w:r>
        <w:t>Data Encryption</w:t>
      </w:r>
    </w:p>
    <w:p w:rsidRPr="00A35C1C" w:rsidR="00F2117F" w:rsidP="00DC0441" w:rsidRDefault="004F0C7C" w14:paraId="3057A62C" w14:textId="48C7C92E">
      <w:pPr>
        <w:pStyle w:val="BodyText"/>
        <w:ind w:firstLine="0"/>
        <w:rPr>
          <w:lang w:val="en-US"/>
        </w:rPr>
      </w:pPr>
      <w:r>
        <w:rPr>
          <w:noProof/>
          <w:color w:val="202124"/>
        </w:rPr>
        <mc:AlternateContent>
          <mc:Choice Requires="wpg">
            <w:drawing>
              <wp:anchor distT="0" distB="0" distL="114300" distR="114300" simplePos="0" relativeHeight="251658245" behindDoc="0" locked="0" layoutInCell="1" allowOverlap="1" wp14:anchorId="1BA65335" wp14:editId="3EF2BBFF">
                <wp:simplePos x="0" y="0"/>
                <wp:positionH relativeFrom="margin">
                  <wp:posOffset>228177</wp:posOffset>
                </wp:positionH>
                <wp:positionV relativeFrom="margin">
                  <wp:posOffset>6265122</wp:posOffset>
                </wp:positionV>
                <wp:extent cx="2724785" cy="1856105"/>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2724785" cy="1856105"/>
                          <a:chOff x="0" y="0"/>
                          <a:chExt cx="2724785" cy="1856105"/>
                        </a:xfrm>
                      </wpg:grpSpPr>
                      <wps:wsp>
                        <wps:cNvPr id="43" name="Text Box 2"/>
                        <wps:cNvSpPr txBox="1">
                          <a:spLocks noChangeArrowheads="1"/>
                        </wps:cNvSpPr>
                        <wps:spPr bwMode="auto">
                          <a:xfrm>
                            <a:off x="27709" y="1600200"/>
                            <a:ext cx="2687320" cy="255905"/>
                          </a:xfrm>
                          <a:prstGeom prst="rect">
                            <a:avLst/>
                          </a:prstGeom>
                          <a:solidFill>
                            <a:srgbClr val="FFFFFF"/>
                          </a:solidFill>
                          <a:ln w="9525">
                            <a:noFill/>
                            <a:miter lim="800000"/>
                            <a:headEnd/>
                            <a:tailEnd/>
                          </a:ln>
                        </wps:spPr>
                        <wps:txbx>
                          <w:txbxContent>
                            <w:p w:rsidR="00F2117F" w:rsidP="00F2117F" w:rsidRDefault="00F2117F" w14:paraId="0A62C3D1" w14:textId="77777777">
                              <w:r>
                                <w:t>Fig</w:t>
                              </w:r>
                              <w:r w:rsidR="00CE47B9">
                                <w:t xml:space="preserve"> 5</w:t>
                              </w:r>
                              <w:r>
                                <w:t>: Encryption and Decryption</w:t>
                              </w:r>
                              <w:r w:rsidR="00BB3045">
                                <w:t xml:space="preserve"> using public and private keys</w:t>
                              </w:r>
                            </w:p>
                          </w:txbxContent>
                        </wps:txbx>
                        <wps:bodyPr rot="0" vert="horz" wrap="square" lIns="91440" tIns="45720" rIns="91440" bIns="45720" anchor="t" anchorCtr="0">
                          <a:noAutofit/>
                        </wps:bodyPr>
                      </wps:wsp>
                      <pic:pic xmlns:pic="http://schemas.openxmlformats.org/drawingml/2006/picture">
                        <pic:nvPicPr>
                          <pic:cNvPr id="44" name="Picture 44" descr="Graphical user interface, 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24785" cy="1511935"/>
                          </a:xfrm>
                          <a:prstGeom prst="rect">
                            <a:avLst/>
                          </a:prstGeom>
                        </pic:spPr>
                      </pic:pic>
                    </wpg:wgp>
                  </a:graphicData>
                </a:graphic>
              </wp:anchor>
            </w:drawing>
          </mc:Choice>
          <mc:Fallback>
            <w:pict w14:anchorId="48432765">
              <v:group id="Group 42" style="position:absolute;left:0;text-align:left;margin-left:17.95pt;margin-top:493.3pt;width:214.55pt;height:146.15pt;z-index:251658245;mso-position-horizontal-relative:margin;mso-position-vertical-relative:margin" coordsize="27247,18561" o:spid="_x0000_s1038" w14:anchorId="1BA6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">
                <v:shape id="Text Box 2" style="position:absolute;left:277;top:16002;width:26873;height:2559;visibility:visible;mso-wrap-style:square;v-text-anchor:top" o:spid="_x0000_s103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v:textbox>
                    <w:txbxContent>
                      <w:p w:rsidR="00F2117F" w:rsidP="00F2117F" w:rsidRDefault="00F2117F" w14:paraId="73EAD0F9" w14:textId="77777777">
                        <w:r>
                          <w:t>Fig</w:t>
                        </w:r>
                        <w:r w:rsidR="00CE47B9">
                          <w:t xml:space="preserve"> 5</w:t>
                        </w:r>
                        <w:r>
                          <w:t>: Encryption and Decryption</w:t>
                        </w:r>
                        <w:r w:rsidR="00BB3045">
                          <w:t xml:space="preserve"> using public and private keys</w:t>
                        </w:r>
                      </w:p>
                    </w:txbxContent>
                  </v:textbox>
                </v:shape>
                <v:shape id="Picture 44" style="position:absolute;width:27247;height:15119;visibility:visible;mso-wrap-style:square" alt="Graphical user interface, diagram&#10;&#10;Description automatically generated"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">
                  <v:imagedata o:title="Graphical user interface, diagram&#10;&#10;Description automatically generated" r:id="rId22"/>
                </v:shape>
                <w10:wrap type="topAndBottom" anchorx="margin" anchory="margin"/>
              </v:group>
            </w:pict>
          </mc:Fallback>
        </mc:AlternateContent>
      </w:r>
      <w:r w:rsidRPr="003178BC" w:rsidR="00156EDD">
        <w:rPr>
          <w:color w:val="202124"/>
          <w:shd w:val="clear" w:color="auto" w:fill="FFFFFF"/>
        </w:rPr>
        <w:t>An encryption algorithm is </w:t>
      </w:r>
      <w:r w:rsidRPr="003178BC" w:rsidR="00156EDD">
        <w:rPr>
          <w:b/>
          <w:bCs/>
          <w:color w:val="202124"/>
          <w:shd w:val="clear" w:color="auto" w:fill="FFFFFF"/>
        </w:rPr>
        <w:t>the method used to transform data into ciphertext</w:t>
      </w:r>
      <w:r w:rsidRPr="003178BC" w:rsidR="00156EDD">
        <w:rPr>
          <w:color w:val="202124"/>
          <w:shd w:val="clear" w:color="auto" w:fill="FFFFFF"/>
        </w:rPr>
        <w:t>.</w:t>
      </w:r>
      <w:r w:rsidR="00156EDD">
        <w:rPr>
          <w:color w:val="202124"/>
          <w:shd w:val="clear" w:color="auto" w:fill="FFFFFF"/>
          <w:lang w:val="en-US"/>
        </w:rPr>
        <w:t xml:space="preserve"> The ciphertext can only be decoded by the</w:t>
      </w:r>
      <w:r w:rsidR="00574CFE">
        <w:rPr>
          <w:color w:val="202124"/>
          <w:shd w:val="clear" w:color="auto" w:fill="FFFFFF"/>
          <w:lang w:val="en-US"/>
        </w:rPr>
        <w:t xml:space="preserve"> </w:t>
      </w:r>
      <w:r w:rsidR="00156EDD">
        <w:rPr>
          <w:color w:val="202124"/>
          <w:shd w:val="clear" w:color="auto" w:fill="FFFFFF"/>
          <w:lang w:val="en-US"/>
        </w:rPr>
        <w:t xml:space="preserve">user with the correct decryption key. </w:t>
      </w:r>
      <w:r w:rsidR="00156EDD">
        <w:rPr>
          <w:color w:val="202124"/>
          <w:shd w:val="clear" w:color="auto" w:fill="FFFFFF"/>
          <w:lang w:val="en-US"/>
        </w:rPr>
        <w:br/>
      </w:r>
      <w:r w:rsidR="00156EDD">
        <w:rPr>
          <w:color w:val="202124"/>
          <w:shd w:val="clear" w:color="auto" w:fill="FFFFFF"/>
          <w:lang w:val="en-US"/>
        </w:rPr>
        <w:t xml:space="preserve">One of the widely used encryption algorithm is </w:t>
      </w:r>
      <w:proofErr w:type="gramStart"/>
      <w:r w:rsidR="00156EDD">
        <w:rPr>
          <w:color w:val="202124"/>
          <w:shd w:val="clear" w:color="auto" w:fill="FFFFFF"/>
          <w:lang w:val="en-US"/>
        </w:rPr>
        <w:t>RSA</w:t>
      </w:r>
      <w:r w:rsidR="0068700F">
        <w:rPr>
          <w:lang w:val="en-US"/>
        </w:rPr>
        <w:t>[</w:t>
      </w:r>
      <w:proofErr w:type="gramEnd"/>
      <w:r w:rsidR="0068700F">
        <w:rPr>
          <w:lang w:val="en-US"/>
        </w:rPr>
        <w:t>3]</w:t>
      </w:r>
      <w:r w:rsidR="00156EDD">
        <w:rPr>
          <w:color w:val="202124"/>
          <w:shd w:val="clear" w:color="auto" w:fill="FFFFFF"/>
          <w:lang w:val="en-US"/>
        </w:rPr>
        <w:t xml:space="preserve">. </w:t>
      </w:r>
      <w:r w:rsidR="00545B54">
        <w:rPr>
          <w:color w:val="202124"/>
          <w:shd w:val="clear" w:color="auto" w:fill="FFFFFF"/>
          <w:lang w:val="en-US"/>
        </w:rPr>
        <w:t xml:space="preserve"> As seen in Fig </w:t>
      </w:r>
      <w:r w:rsidR="00574CFE">
        <w:rPr>
          <w:lang w:val="en-US"/>
        </w:rPr>
        <w:t>A</w:t>
      </w:r>
      <w:r w:rsidR="00FC1C11">
        <w:rPr>
          <w:lang w:val="en-US"/>
        </w:rPr>
        <w:t>.</w:t>
      </w:r>
      <w:r w:rsidR="00574CFE">
        <w:rPr>
          <w:lang w:val="en-US"/>
        </w:rPr>
        <w:t xml:space="preserve"> public and a private key </w:t>
      </w:r>
      <w:r w:rsidR="002256B4">
        <w:rPr>
          <w:lang w:val="en-US"/>
        </w:rPr>
        <w:t>pair</w:t>
      </w:r>
      <w:r w:rsidR="00574CFE">
        <w:rPr>
          <w:lang w:val="en-US"/>
        </w:rPr>
        <w:t xml:space="preserve"> are created, with public key being open to anyone while private key would be held by the creator. </w:t>
      </w:r>
    </w:p>
    <w:p w:rsidRPr="007E392C" w:rsidR="007E392C" w:rsidP="00A051E0" w:rsidRDefault="00A051E0" w14:paraId="2269ED0C" w14:textId="2FDAC8EF">
      <w:pPr>
        <w:pStyle w:val="Heading1"/>
      </w:pPr>
      <w:r>
        <w:t>Implementation</w:t>
      </w:r>
    </w:p>
    <w:p w:rsidR="00670C80" w:rsidP="00E7596C" w:rsidRDefault="007021C8" w14:paraId="418A1BA1" w14:textId="3A6D0EC0">
      <w:pPr>
        <w:pStyle w:val="BodyText"/>
        <w:rPr>
          <w:spacing w:val="0"/>
          <w:lang w:val="en-US" w:eastAsia="en-US"/>
        </w:rPr>
      </w:pPr>
      <w:r w:rsidRPr="007021C8">
        <w:rPr>
          <w:spacing w:val="0"/>
          <w:lang w:val="en-US" w:eastAsia="en-US"/>
        </w:rPr>
        <w:t xml:space="preserve">The first obstacle to the implementation of this project is the understanding of the </w:t>
      </w:r>
      <w:proofErr w:type="spellStart"/>
      <w:r w:rsidRPr="007021C8">
        <w:rPr>
          <w:spacing w:val="0"/>
          <w:lang w:val="en-US" w:eastAsia="en-US"/>
        </w:rPr>
        <w:t>PULPissimo</w:t>
      </w:r>
      <w:proofErr w:type="spellEnd"/>
      <w:r w:rsidRPr="007021C8">
        <w:rPr>
          <w:spacing w:val="0"/>
          <w:lang w:val="en-US" w:eastAsia="en-US"/>
        </w:rPr>
        <w:t xml:space="preserve"> software and make architecture which was our initial step. The main installation directory of the </w:t>
      </w:r>
      <w:proofErr w:type="spellStart"/>
      <w:r w:rsidRPr="007021C8">
        <w:rPr>
          <w:spacing w:val="0"/>
          <w:lang w:val="en-US" w:eastAsia="en-US"/>
        </w:rPr>
        <w:t>PULPissimo</w:t>
      </w:r>
      <w:proofErr w:type="spellEnd"/>
      <w:r w:rsidRPr="007021C8">
        <w:rPr>
          <w:spacing w:val="0"/>
          <w:lang w:val="en-US" w:eastAsia="en-US"/>
        </w:rPr>
        <w:t xml:space="preserve"> software stack will be </w:t>
      </w:r>
      <w:r w:rsidRPr="007021C8">
        <w:rPr>
          <w:spacing w:val="0"/>
          <w:lang w:val="en-US" w:eastAsia="en-US"/>
        </w:rPr>
        <w:t xml:space="preserve">referenced as </w:t>
      </w:r>
      <w:r w:rsidRPr="007021C8">
        <w:rPr>
          <w:i/>
          <w:iCs/>
          <w:spacing w:val="0"/>
          <w:lang w:val="en-US" w:eastAsia="en-US"/>
        </w:rPr>
        <w:t>&lt;</w:t>
      </w:r>
      <w:proofErr w:type="spellStart"/>
      <w:r w:rsidRPr="007021C8">
        <w:rPr>
          <w:i/>
          <w:iCs/>
          <w:spacing w:val="0"/>
          <w:lang w:val="en-US" w:eastAsia="en-US"/>
        </w:rPr>
        <w:t>PULPissimo_home</w:t>
      </w:r>
      <w:proofErr w:type="spellEnd"/>
      <w:r w:rsidRPr="007021C8">
        <w:rPr>
          <w:i/>
          <w:iCs/>
          <w:spacing w:val="0"/>
          <w:lang w:val="en-US" w:eastAsia="en-US"/>
        </w:rPr>
        <w:t>&gt;</w:t>
      </w:r>
      <w:r w:rsidRPr="007021C8">
        <w:rPr>
          <w:spacing w:val="0"/>
          <w:lang w:val="en-US" w:eastAsia="en-US"/>
        </w:rPr>
        <w:t xml:space="preserve"> for the rest of this section. The </w:t>
      </w:r>
      <w:proofErr w:type="spellStart"/>
      <w:r w:rsidRPr="007021C8">
        <w:rPr>
          <w:spacing w:val="0"/>
          <w:lang w:val="en-US" w:eastAsia="en-US"/>
        </w:rPr>
        <w:t>PULPissimo</w:t>
      </w:r>
      <w:proofErr w:type="spellEnd"/>
      <w:r w:rsidRPr="007021C8">
        <w:rPr>
          <w:spacing w:val="0"/>
          <w:lang w:val="en-US" w:eastAsia="en-US"/>
        </w:rPr>
        <w:t xml:space="preserve"> make picks up the examples from the </w:t>
      </w:r>
      <w:r w:rsidRPr="007021C8">
        <w:rPr>
          <w:i/>
          <w:iCs/>
          <w:spacing w:val="0"/>
          <w:lang w:val="en-US" w:eastAsia="en-US"/>
        </w:rPr>
        <w:t>&lt;</w:t>
      </w:r>
      <w:proofErr w:type="spellStart"/>
      <w:r w:rsidRPr="007021C8">
        <w:rPr>
          <w:i/>
          <w:iCs/>
          <w:spacing w:val="0"/>
          <w:lang w:val="en-US" w:eastAsia="en-US"/>
        </w:rPr>
        <w:t>PULPissimo_home</w:t>
      </w:r>
      <w:proofErr w:type="spellEnd"/>
      <w:r w:rsidRPr="007021C8">
        <w:rPr>
          <w:i/>
          <w:iCs/>
          <w:spacing w:val="0"/>
          <w:lang w:val="en-US" w:eastAsia="en-US"/>
        </w:rPr>
        <w:t>&gt;/pulp-rt-examples</w:t>
      </w:r>
      <w:r w:rsidRPr="007021C8">
        <w:rPr>
          <w:spacing w:val="0"/>
          <w:lang w:val="en-US" w:eastAsia="en-US"/>
        </w:rPr>
        <w:t xml:space="preserve">. A copy of the existing example was used for our implementation. </w:t>
      </w:r>
    </w:p>
    <w:p w:rsidR="00BE1D4E" w:rsidP="00BE1D4E" w:rsidRDefault="00BE1D4E" w14:paraId="7DAF5E0E" w14:textId="048C5E52">
      <w:pPr>
        <w:pStyle w:val="Heading2"/>
      </w:pPr>
      <w:r>
        <w:t>Boot Validation</w:t>
      </w:r>
    </w:p>
    <w:p w:rsidRPr="00BE1D4E" w:rsidR="00BE1D4E" w:rsidP="00AC48D8" w:rsidRDefault="00AC48D8" w14:paraId="246E7FEE" w14:textId="61325251">
      <w:pPr>
        <w:pStyle w:val="BodyText"/>
      </w:pPr>
      <w:r w:rsidRPr="00AC48D8">
        <w:t xml:space="preserve">The </w:t>
      </w:r>
      <w:proofErr w:type="spellStart"/>
      <w:r w:rsidRPr="00AC48D8">
        <w:t>secure_boot_launcher</w:t>
      </w:r>
      <w:proofErr w:type="spellEnd"/>
      <w:r w:rsidRPr="00AC48D8">
        <w:t xml:space="preserve">() is the entry point for the boot code which then performs certain steps prior to successfully launching the user application. The </w:t>
      </w:r>
      <w:proofErr w:type="spellStart"/>
      <w:r w:rsidRPr="00AC48D8">
        <w:t>rom_boot_validate_flash_boot</w:t>
      </w:r>
      <w:proofErr w:type="spellEnd"/>
      <w:r w:rsidRPr="00AC48D8">
        <w:t>() is called to validate the boot section. This function first computes the SHA256 hash of the flash code. This is then compared with the user hash (discussed shortly) to confirm the integrity of the program. As hash is a one-way function capable of detecting any changes, we can catch any issues resulting in a binary mismatch. The user application is launched only if the hash matches.</w:t>
      </w:r>
    </w:p>
    <w:p w:rsidRPr="00300A02" w:rsidR="00AC48D8" w:rsidP="00300A02" w:rsidRDefault="00300A02" w14:paraId="1C90E010" w14:textId="47F71638">
      <w:pPr>
        <w:pStyle w:val="Heading2"/>
      </w:pPr>
      <w:r>
        <w:t>User Hash</w:t>
      </w:r>
    </w:p>
    <w:p w:rsidR="00D55AE1" w:rsidDel="00CE1C02" w:rsidP="00D55AE1" w:rsidRDefault="00CE5B96" w14:paraId="70F9FFE5" w14:textId="103C0A1C">
      <w:pPr>
        <w:pStyle w:val="BodyText"/>
        <w:rPr>
          <w:del w:author="{29C765A4-0D01-4284-AEB8-6E5A6B44E15C}" w:date="2022-12-18T19:03:00Z" w:id="2"/>
          <w:lang w:val="en-US"/>
        </w:rPr>
      </w:pPr>
      <w:r w:rsidRPr="00CE5B96">
        <w:rPr>
          <w:lang w:val="en-US"/>
        </w:rPr>
        <w:t xml:space="preserve">Once the application is built, the SHA256 hash of the entire binary file needs to be appended to the binary file at a specific location that can be read by the boot. However, the </w:t>
      </w:r>
      <w:proofErr w:type="spellStart"/>
      <w:r w:rsidRPr="00CE5B96">
        <w:rPr>
          <w:lang w:val="en-US"/>
        </w:rPr>
        <w:t>PULPissimo</w:t>
      </w:r>
      <w:proofErr w:type="spellEnd"/>
      <w:r w:rsidRPr="00CE5B96">
        <w:rPr>
          <w:lang w:val="en-US"/>
        </w:rPr>
        <w:t xml:space="preserve"> build outputs an elf file instead of a hex file which makes the placement of the hash at a specific location hard. To overcome this, the elf file is first converted to a hex file using the PULP RISCV Toolchain. The calculated hash is appended to the hex file and the hex file is again converted back to the elf file for the simulation/build flow to pick up. The hash needs to be placed in a specific location. For this, a section is created in the linker script at the very end. This section holds the hash and other flags queried by the secure </w:t>
      </w:r>
      <w:proofErr w:type="spellStart"/>
      <w:r w:rsidRPr="00CE5B96">
        <w:rPr>
          <w:lang w:val="en-US"/>
        </w:rPr>
        <w:t>boot.</w:t>
      </w:r>
    </w:p>
    <w:p w:rsidR="00D610F8" w:rsidP="00D610F8" w:rsidRDefault="00D610F8" w14:paraId="107E5175" w14:textId="1F0292B2">
      <w:pPr>
        <w:pStyle w:val="Heading2"/>
      </w:pPr>
      <w:r w:rsidRPr="00D610F8">
        <w:t>Version</w:t>
      </w:r>
      <w:proofErr w:type="spellEnd"/>
      <w:r w:rsidRPr="00D610F8">
        <w:t xml:space="preserve"> and Magic Number</w:t>
      </w:r>
    </w:p>
    <w:p w:rsidR="00D55AE1" w:rsidDel="00CE1C02" w:rsidP="00BA3D88" w:rsidRDefault="00BA3D88" w14:paraId="1BAF3EA8" w14:textId="5588DBF8">
      <w:pPr>
        <w:pStyle w:val="BodyText"/>
      </w:pPr>
      <w:r w:rsidRPr="00BA3D88">
        <w:t>The user can also add the version of the executable being loaded onto the device. The version of the previous executable (v1) is stored by the secure boot. When validating the incoming application the version of that application (v2) is compared with v1. If v1 is lesser than v2 or if it is equal, the application is launched. If not, the application is not loaded. This is because an attacker can try to load the executables of previous versions to exploit any vulnerabilities that are patched in the newer releases.</w:t>
      </w:r>
    </w:p>
    <w:p w:rsidR="00C92C74" w:rsidP="00BA3D88" w:rsidRDefault="00C92C74" w14:paraId="1E02CC01" w14:textId="79C7DC9E">
      <w:pPr>
        <w:pStyle w:val="BodyText"/>
        <w:rPr>
          <w:lang w:val="en-US"/>
        </w:rPr>
      </w:pPr>
      <w:r w:rsidRPr="00C92C74">
        <w:rPr>
          <w:lang w:val="en-US"/>
        </w:rPr>
        <w:t xml:space="preserve">The secure boot also checks for a specific value stored which is a sequence of alternate 1s and 0s called the magic number. Only if the magic number exists, the application is loaded. There also exists an </w:t>
      </w:r>
      <w:proofErr w:type="spellStart"/>
      <w:r w:rsidRPr="00C92C74">
        <w:rPr>
          <w:lang w:val="en-US"/>
        </w:rPr>
        <w:t>is_valid</w:t>
      </w:r>
      <w:proofErr w:type="spellEnd"/>
      <w:r w:rsidRPr="00C92C74">
        <w:rPr>
          <w:lang w:val="en-US"/>
        </w:rPr>
        <w:t xml:space="preserve"> flag which the bootloader enables once the validation is successful. Only if both the magic number and the </w:t>
      </w:r>
      <w:proofErr w:type="spellStart"/>
      <w:r w:rsidRPr="00C92C74">
        <w:rPr>
          <w:lang w:val="en-US"/>
        </w:rPr>
        <w:t>is_valid</w:t>
      </w:r>
      <w:proofErr w:type="spellEnd"/>
      <w:r w:rsidRPr="00C92C74">
        <w:rPr>
          <w:lang w:val="en-US"/>
        </w:rPr>
        <w:t xml:space="preserve"> flag match, the application is executed.</w:t>
      </w:r>
    </w:p>
    <w:p w:rsidRPr="00BA3D88" w:rsidR="00C92C74" w:rsidP="00BA3D88" w:rsidRDefault="00E40B85" w14:paraId="6FC38698" w14:textId="3FB92869">
      <w:pPr>
        <w:pStyle w:val="BodyText"/>
        <w:rPr>
          <w:lang w:val="en-US"/>
        </w:rPr>
      </w:pPr>
      <w:bookmarkStart w:name="_Hlk122283295" w:id="3"/>
      <w:r w:rsidRPr="00E40B85">
        <w:rPr>
          <w:lang w:val="en-US"/>
        </w:rPr>
        <w:t>The se</w:t>
      </w:r>
      <w:bookmarkEnd w:id="3"/>
      <w:r w:rsidRPr="00E40B85">
        <w:rPr>
          <w:lang w:val="en-US"/>
        </w:rPr>
        <w:t xml:space="preserve">cure boot on every launch invalidates the magic number and the </w:t>
      </w:r>
      <w:proofErr w:type="spellStart"/>
      <w:r w:rsidRPr="00E40B85">
        <w:rPr>
          <w:lang w:val="en-US"/>
        </w:rPr>
        <w:t>is_valid</w:t>
      </w:r>
      <w:proofErr w:type="spellEnd"/>
      <w:r w:rsidRPr="00E40B85">
        <w:rPr>
          <w:lang w:val="en-US"/>
        </w:rPr>
        <w:t xml:space="preserve"> flag. This is also enabled and checked every time the application is validated</w:t>
      </w:r>
      <w:r w:rsidRPr="00E40B85" w:rsidR="0086590D">
        <w:rPr>
          <w:lang w:val="en-US"/>
        </w:rPr>
        <w:t>,</w:t>
      </w:r>
      <w:r w:rsidRPr="00E40B85">
        <w:rPr>
          <w:lang w:val="en-US"/>
        </w:rPr>
        <w:t xml:space="preserve"> and the version is legal. As these values are updated on every boot, there will not be any stale values that can be exploited. Additionally, the boot code is split into multiple sections, each validating a small part that provides additional security against clock gating which results in any single check being skipped.</w:t>
      </w:r>
    </w:p>
    <w:p w:rsidR="007021C8" w:rsidP="0096785B" w:rsidRDefault="0096785B" w14:paraId="047681CA" w14:textId="463B15D1">
      <w:pPr>
        <w:pStyle w:val="Heading1"/>
      </w:pPr>
      <w:r>
        <w:t>Verification</w:t>
      </w:r>
    </w:p>
    <w:p w:rsidR="00F40097" w:rsidP="00543A52" w:rsidRDefault="00F40097" w14:paraId="4F6ECE37" w14:textId="04446A3D">
      <w:pPr>
        <w:pStyle w:val="BodyText"/>
        <w:rPr>
          <w:lang w:val="en-US"/>
        </w:rPr>
      </w:pPr>
      <w:r>
        <w:rPr>
          <w:lang w:val="en-US"/>
        </w:rPr>
        <w:t xml:space="preserve">The secure boot is </w:t>
      </w:r>
      <w:r w:rsidR="0087537A">
        <w:rPr>
          <w:lang w:val="en-US"/>
        </w:rPr>
        <w:t xml:space="preserve">simulated for the </w:t>
      </w:r>
      <w:proofErr w:type="spellStart"/>
      <w:r w:rsidR="0087537A">
        <w:rPr>
          <w:lang w:val="en-US"/>
        </w:rPr>
        <w:t>ZedBoard</w:t>
      </w:r>
      <w:proofErr w:type="spellEnd"/>
      <w:r w:rsidR="0087537A">
        <w:rPr>
          <w:lang w:val="en-US"/>
        </w:rPr>
        <w:t xml:space="preserve"> platform using </w:t>
      </w:r>
      <w:r w:rsidR="00147558">
        <w:rPr>
          <w:lang w:val="en-US"/>
        </w:rPr>
        <w:t xml:space="preserve">the </w:t>
      </w:r>
      <w:proofErr w:type="spellStart"/>
      <w:r w:rsidR="0087537A">
        <w:rPr>
          <w:lang w:val="en-US"/>
        </w:rPr>
        <w:t>QuestaSim</w:t>
      </w:r>
      <w:proofErr w:type="spellEnd"/>
      <w:r w:rsidR="0087537A">
        <w:rPr>
          <w:lang w:val="en-US"/>
        </w:rPr>
        <w:t xml:space="preserve"> tool</w:t>
      </w:r>
      <w:r w:rsidR="00147558">
        <w:rPr>
          <w:lang w:val="en-US"/>
        </w:rPr>
        <w:t>.</w:t>
      </w:r>
      <w:r>
        <w:rPr>
          <w:lang w:val="en-US"/>
        </w:rPr>
        <w:t xml:space="preserve"> </w:t>
      </w:r>
    </w:p>
    <w:p w:rsidR="00CE47B9" w:rsidP="00B2172C" w:rsidRDefault="00B2172C" w14:paraId="3514D3B5" w14:textId="4198D178">
      <w:pPr>
        <w:pStyle w:val="BodyText"/>
        <w:rPr>
          <w:lang w:val="en-US"/>
        </w:rPr>
      </w:pPr>
      <w:r>
        <w:rPr>
          <w:noProof/>
        </w:rPr>
        <w:lastRenderedPageBreak/>
        <mc:AlternateContent>
          <mc:Choice Requires="wpg">
            <w:drawing>
              <wp:anchor distT="0" distB="0" distL="114300" distR="114300" simplePos="0" relativeHeight="251658246" behindDoc="0" locked="0" layoutInCell="1" allowOverlap="1" wp14:anchorId="355E552B" wp14:editId="181EC571">
                <wp:simplePos x="0" y="0"/>
                <wp:positionH relativeFrom="margin">
                  <wp:align>center</wp:align>
                </wp:positionH>
                <wp:positionV relativeFrom="margin">
                  <wp:align>top</wp:align>
                </wp:positionV>
                <wp:extent cx="5613400" cy="2370455"/>
                <wp:effectExtent l="0" t="0" r="6350" b="0"/>
                <wp:wrapSquare wrapText="bothSides"/>
                <wp:docPr id="223" name="Group 223"/>
                <wp:cNvGraphicFramePr/>
                <a:graphic xmlns:a="http://schemas.openxmlformats.org/drawingml/2006/main">
                  <a:graphicData uri="http://schemas.microsoft.com/office/word/2010/wordprocessingGroup">
                    <wpg:wgp>
                      <wpg:cNvGrpSpPr/>
                      <wpg:grpSpPr>
                        <a:xfrm>
                          <a:off x="0" y="0"/>
                          <a:ext cx="5613400" cy="2370455"/>
                          <a:chOff x="0" y="0"/>
                          <a:chExt cx="3315335" cy="1502797"/>
                        </a:xfrm>
                      </wpg:grpSpPr>
                      <pic:pic xmlns:pic="http://schemas.openxmlformats.org/drawingml/2006/picture">
                        <pic:nvPicPr>
                          <pic:cNvPr id="26" name="Picture 26" descr="Text&#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r="7639"/>
                          <a:stretch/>
                        </pic:blipFill>
                        <pic:spPr bwMode="auto">
                          <a:xfrm>
                            <a:off x="0" y="0"/>
                            <a:ext cx="3315335" cy="1240155"/>
                          </a:xfrm>
                          <a:prstGeom prst="rect">
                            <a:avLst/>
                          </a:prstGeom>
                          <a:noFill/>
                          <a:ln>
                            <a:noFill/>
                          </a:ln>
                          <a:extLst>
                            <a:ext uri="{53640926-AAD7-44D8-BBD7-CCE9431645EC}">
                              <a14:shadowObscured xmlns:a14="http://schemas.microsoft.com/office/drawing/2010/main"/>
                            </a:ext>
                          </a:extLst>
                        </pic:spPr>
                      </pic:pic>
                      <wps:wsp>
                        <wps:cNvPr id="222" name="Text Box 2"/>
                        <wps:cNvSpPr txBox="1">
                          <a:spLocks noChangeArrowheads="1"/>
                        </wps:cNvSpPr>
                        <wps:spPr bwMode="auto">
                          <a:xfrm>
                            <a:off x="0" y="1248355"/>
                            <a:ext cx="3093057" cy="254442"/>
                          </a:xfrm>
                          <a:prstGeom prst="rect">
                            <a:avLst/>
                          </a:prstGeom>
                          <a:solidFill>
                            <a:srgbClr val="FFFFFF"/>
                          </a:solidFill>
                          <a:ln w="9525">
                            <a:noFill/>
                            <a:miter lim="800000"/>
                            <a:headEnd/>
                            <a:tailEnd/>
                          </a:ln>
                        </wps:spPr>
                        <wps:txbx>
                          <w:txbxContent>
                            <w:p w:rsidR="00CE47B9" w:rsidP="00CE47B9" w:rsidRDefault="00CE47B9" w14:paraId="778B7A9D" w14:textId="57A73342">
                              <w:r>
                                <w:t xml:space="preserve">Fig 6: </w:t>
                              </w:r>
                              <w:r w:rsidR="00BF6AF5">
                                <w:t>Successful validation of secure boot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w14:anchorId="3FB834B0">
              <v:group id="Group 223" style="position:absolute;left:0;text-align:left;margin-left:0;margin-top:0;width:442pt;height:186.65pt;z-index:251658246;mso-position-horizontal:center;mso-position-horizontal-relative:margin;mso-position-vertical:top;mso-position-vertical-relative:margin;mso-width-relative:margin;mso-height-relative:margin" coordsize="33153,15027" o:spid="_x0000_s1041" w14:anchorId="355E552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">
                <v:shape id="Picture 26" style="position:absolute;width:33153;height:12401;visibility:visible;mso-wrap-style:square" alt="Text&#10;&#10;Description automatically generated"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">
                  <v:imagedata cropright="5006f" o:title="Text&#10;&#10;Description automatically generated" r:id="rId24"/>
                </v:shape>
                <v:shape id="Text Box 2" style="position:absolute;top:12483;width:30930;height:2544;visibility:visible;mso-wrap-style:square;v-text-anchor:top" o:spid="_x0000_s104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v:textbox>
                    <w:txbxContent>
                      <w:p w:rsidR="00CE47B9" w:rsidP="00CE47B9" w:rsidRDefault="00CE47B9" w14:paraId="4252EB20" w14:textId="57A73342">
                        <w:r>
                          <w:t xml:space="preserve">Fig 6: </w:t>
                        </w:r>
                        <w:r w:rsidR="00BF6AF5">
                          <w:t>Successful validation of secure boot</w:t>
                        </w:r>
                      </w:p>
                    </w:txbxContent>
                  </v:textbox>
                </v:shape>
                <w10:wrap type="square" anchorx="margin" anchory="margin"/>
              </v:group>
            </w:pict>
          </mc:Fallback>
        </mc:AlternateContent>
      </w:r>
      <w:r w:rsidRPr="00E40B85" w:rsidR="00543A52">
        <w:rPr>
          <w:lang w:val="en-US"/>
        </w:rPr>
        <w:t xml:space="preserve">The </w:t>
      </w:r>
      <w:r w:rsidR="008157AF">
        <w:rPr>
          <w:lang w:val="en-US"/>
        </w:rPr>
        <w:t xml:space="preserve">secure boot is tested for </w:t>
      </w:r>
      <w:r w:rsidR="00B6412F">
        <w:rPr>
          <w:lang w:val="en-US"/>
        </w:rPr>
        <w:t xml:space="preserve">its functionality with all </w:t>
      </w:r>
      <w:r w:rsidR="001C35A0">
        <w:rPr>
          <w:lang w:val="en-US"/>
        </w:rPr>
        <w:t xml:space="preserve">the configurations matching with no </w:t>
      </w:r>
      <w:r w:rsidR="002914DD">
        <w:rPr>
          <w:lang w:val="en-US"/>
        </w:rPr>
        <w:t>corruption in the flash contents</w:t>
      </w:r>
      <w:r w:rsidR="006F5196">
        <w:rPr>
          <w:lang w:val="en-US"/>
        </w:rPr>
        <w:t>.</w:t>
      </w:r>
      <w:r w:rsidR="00246D32">
        <w:rPr>
          <w:lang w:val="en-US"/>
        </w:rPr>
        <w:t xml:space="preserve"> The output </w:t>
      </w:r>
      <w:r w:rsidR="003D46B3">
        <w:rPr>
          <w:lang w:val="en-US"/>
        </w:rPr>
        <w:t xml:space="preserve">as shown in </w:t>
      </w:r>
      <w:r w:rsidRPr="00BF6AF5" w:rsidR="003D46B3">
        <w:rPr>
          <w:lang w:val="en-US"/>
        </w:rPr>
        <w:t xml:space="preserve">Figure </w:t>
      </w:r>
      <w:r w:rsidR="00BF6AF5">
        <w:rPr>
          <w:lang w:val="en-US"/>
        </w:rPr>
        <w:t>6</w:t>
      </w:r>
      <w:r w:rsidR="003D46B3">
        <w:rPr>
          <w:lang w:val="en-US"/>
        </w:rPr>
        <w:t xml:space="preserve"> </w:t>
      </w:r>
      <w:r w:rsidR="00D14FFC">
        <w:rPr>
          <w:lang w:val="en-US"/>
        </w:rPr>
        <w:t xml:space="preserve">demonstrates the usual flow of the </w:t>
      </w:r>
      <w:r w:rsidR="00E722EC">
        <w:rPr>
          <w:lang w:val="en-US"/>
        </w:rPr>
        <w:t>secure boot when the validation is successful.</w:t>
      </w:r>
    </w:p>
    <w:p w:rsidR="00CE47B9" w:rsidP="00B2172C" w:rsidRDefault="00CE47B9" w14:paraId="26D9A629" w14:textId="75CB98A2">
      <w:pPr>
        <w:pStyle w:val="BodyText"/>
        <w:ind w:firstLine="0"/>
        <w:rPr>
          <w:lang w:val="en-US"/>
        </w:rPr>
      </w:pPr>
    </w:p>
    <w:p w:rsidR="00543A52" w:rsidP="00543A52" w:rsidRDefault="00D60D29" w14:paraId="7A32AF9A" w14:textId="67466226">
      <w:pPr>
        <w:pStyle w:val="BodyText"/>
        <w:rPr>
          <w:lang w:val="en-US"/>
        </w:rPr>
      </w:pPr>
      <w:r>
        <w:rPr>
          <w:lang w:val="en-US"/>
        </w:rPr>
        <w:t>F</w:t>
      </w:r>
      <w:r w:rsidR="002B3777">
        <w:rPr>
          <w:lang w:val="en-US"/>
        </w:rPr>
        <w:t xml:space="preserve">or verifying if the secure boot can </w:t>
      </w:r>
      <w:proofErr w:type="gramStart"/>
      <w:r w:rsidR="002B3777">
        <w:rPr>
          <w:lang w:val="en-US"/>
        </w:rPr>
        <w:t xml:space="preserve">actually </w:t>
      </w:r>
      <w:r w:rsidR="003B580C">
        <w:rPr>
          <w:lang w:val="en-US"/>
        </w:rPr>
        <w:t>detect</w:t>
      </w:r>
      <w:proofErr w:type="gramEnd"/>
      <w:r w:rsidR="003B580C">
        <w:rPr>
          <w:lang w:val="en-US"/>
        </w:rPr>
        <w:t xml:space="preserve"> </w:t>
      </w:r>
      <w:r w:rsidR="00976F5A">
        <w:rPr>
          <w:lang w:val="en-US"/>
        </w:rPr>
        <w:t>any corruption in the contents of the flash</w:t>
      </w:r>
      <w:r w:rsidR="00F40097">
        <w:rPr>
          <w:lang w:val="en-US"/>
        </w:rPr>
        <w:t>,</w:t>
      </w:r>
      <w:r w:rsidR="00B457AD">
        <w:rPr>
          <w:lang w:val="en-US"/>
        </w:rPr>
        <w:t xml:space="preserve"> we can manually modify the contents of the hex file while converting back to </w:t>
      </w:r>
      <w:r w:rsidR="006F6D95">
        <w:rPr>
          <w:lang w:val="en-US"/>
        </w:rPr>
        <w:t xml:space="preserve">the </w:t>
      </w:r>
      <w:r w:rsidR="00B457AD">
        <w:rPr>
          <w:lang w:val="en-US"/>
        </w:rPr>
        <w:t xml:space="preserve">elf file or by injecting a </w:t>
      </w:r>
      <w:r w:rsidR="00967763">
        <w:rPr>
          <w:lang w:val="en-US"/>
        </w:rPr>
        <w:t xml:space="preserve">code </w:t>
      </w:r>
      <w:r w:rsidR="006F6D95">
        <w:rPr>
          <w:lang w:val="en-US"/>
        </w:rPr>
        <w:t>that</w:t>
      </w:r>
      <w:r w:rsidR="00967763">
        <w:rPr>
          <w:lang w:val="en-US"/>
        </w:rPr>
        <w:t xml:space="preserve"> </w:t>
      </w:r>
      <w:r w:rsidR="005D1D65">
        <w:rPr>
          <w:lang w:val="en-US"/>
        </w:rPr>
        <w:t xml:space="preserve">changes a random flash value. </w:t>
      </w:r>
      <w:proofErr w:type="gramStart"/>
      <w:r w:rsidR="005D1D65">
        <w:rPr>
          <w:lang w:val="en-US"/>
        </w:rPr>
        <w:t xml:space="preserve">For the </w:t>
      </w:r>
      <w:r w:rsidR="00BE12DD">
        <w:rPr>
          <w:lang w:val="en-US"/>
        </w:rPr>
        <w:t>purpose of</w:t>
      </w:r>
      <w:proofErr w:type="gramEnd"/>
      <w:r w:rsidR="00BE12DD">
        <w:rPr>
          <w:lang w:val="en-US"/>
        </w:rPr>
        <w:t xml:space="preserve"> this project, we have used the latter implemen</w:t>
      </w:r>
      <w:r w:rsidR="00446268">
        <w:rPr>
          <w:lang w:val="en-US"/>
        </w:rPr>
        <w:t>tation</w:t>
      </w:r>
      <w:r w:rsidR="00477216">
        <w:rPr>
          <w:lang w:val="en-US"/>
        </w:rPr>
        <w:t xml:space="preserve"> wherein the malicious code can be introduced by enabling </w:t>
      </w:r>
      <w:r w:rsidR="00D22F07">
        <w:rPr>
          <w:lang w:val="en-US"/>
        </w:rPr>
        <w:t xml:space="preserve">a </w:t>
      </w:r>
      <w:r w:rsidR="00B65BB4">
        <w:rPr>
          <w:lang w:val="en-US"/>
        </w:rPr>
        <w:t xml:space="preserve">macro either by using the </w:t>
      </w:r>
      <w:proofErr w:type="spellStart"/>
      <w:r w:rsidR="00B65BB4">
        <w:rPr>
          <w:lang w:val="en-US"/>
        </w:rPr>
        <w:t>makefile</w:t>
      </w:r>
      <w:proofErr w:type="spellEnd"/>
      <w:r w:rsidR="00B65BB4">
        <w:rPr>
          <w:lang w:val="en-US"/>
        </w:rPr>
        <w:t xml:space="preserve"> or </w:t>
      </w:r>
      <w:r w:rsidR="00F40097">
        <w:rPr>
          <w:lang w:val="en-US"/>
        </w:rPr>
        <w:t xml:space="preserve">within the code itself. </w:t>
      </w:r>
      <w:r w:rsidRPr="00F3572F" w:rsidR="00F40097">
        <w:rPr>
          <w:lang w:val="en-US"/>
        </w:rPr>
        <w:t xml:space="preserve">Figure </w:t>
      </w:r>
      <w:r w:rsidR="00F3572F">
        <w:rPr>
          <w:lang w:val="en-US"/>
        </w:rPr>
        <w:t>7</w:t>
      </w:r>
      <w:r w:rsidR="00F40097">
        <w:rPr>
          <w:lang w:val="en-US"/>
        </w:rPr>
        <w:t xml:space="preserve"> shows the </w:t>
      </w:r>
      <w:r w:rsidR="00121289">
        <w:rPr>
          <w:lang w:val="en-US"/>
        </w:rPr>
        <w:t xml:space="preserve">simulation logs </w:t>
      </w:r>
      <w:r w:rsidR="0081670F">
        <w:rPr>
          <w:lang w:val="en-US"/>
        </w:rPr>
        <w:t xml:space="preserve">when the malicious code is </w:t>
      </w:r>
      <w:r w:rsidR="00156637">
        <w:rPr>
          <w:lang w:val="en-US"/>
        </w:rPr>
        <w:t>enabled.</w:t>
      </w:r>
    </w:p>
    <w:p w:rsidR="002351F0" w:rsidP="006F6D95" w:rsidRDefault="002351F0" w14:paraId="46DC04EA" w14:textId="5F55DDE7">
      <w:pPr>
        <w:pStyle w:val="BodyText"/>
        <w:rPr>
          <w:lang w:val="en-US"/>
        </w:rPr>
      </w:pPr>
    </w:p>
    <w:p w:rsidRPr="00FB375D" w:rsidR="00FB375D" w:rsidP="00095117" w:rsidRDefault="00D360CC" w14:paraId="0FE16ABC" w14:textId="676CD845">
      <w:pPr>
        <w:pStyle w:val="BodyText"/>
      </w:pPr>
      <w:r>
        <w:rPr>
          <w:lang w:val="en-US"/>
        </w:rPr>
        <w:t xml:space="preserve">Similarly, the version number </w:t>
      </w:r>
      <w:r w:rsidR="00796EC2">
        <w:rPr>
          <w:lang w:val="en-US"/>
        </w:rPr>
        <w:t xml:space="preserve">and the </w:t>
      </w:r>
      <w:r w:rsidR="00795538">
        <w:rPr>
          <w:lang w:val="en-US"/>
        </w:rPr>
        <w:t xml:space="preserve">magic number is tested </w:t>
      </w:r>
      <w:r w:rsidR="00CA0932">
        <w:rPr>
          <w:lang w:val="en-US"/>
        </w:rPr>
        <w:t xml:space="preserve">to ensure the complete functionality of the secure boot </w:t>
      </w:r>
      <w:proofErr w:type="gramStart"/>
      <w:r w:rsidR="00CA0932">
        <w:rPr>
          <w:lang w:val="en-US"/>
        </w:rPr>
        <w:t>implementation.</w:t>
      </w:r>
      <w:r w:rsidR="001158D7">
        <w:t>Setup</w:t>
      </w:r>
      <w:proofErr w:type="gramEnd"/>
      <w:r w:rsidR="00FB5DAB">
        <w:t xml:space="preserve"> and </w:t>
      </w:r>
      <w:r w:rsidR="001158D7">
        <w:t>debug</w:t>
      </w:r>
      <w:r w:rsidR="00FB5DAB">
        <w:t xml:space="preserve"> of pulp </w:t>
      </w:r>
      <w:r w:rsidR="00107F69">
        <w:t xml:space="preserve">environment </w:t>
      </w:r>
      <w:r w:rsidR="00DC2712">
        <w:t>(</w:t>
      </w:r>
      <w:r w:rsidR="00716A9E">
        <w:t>Simple Runtim</w:t>
      </w:r>
      <w:r w:rsidR="008952BB">
        <w:t>e</w:t>
      </w:r>
      <w:r w:rsidR="00716A9E">
        <w:t>, Software Development Kit</w:t>
      </w:r>
      <w:r w:rsidR="00DC2712">
        <w:t>)</w:t>
      </w:r>
      <w:r w:rsidR="00107F69">
        <w:t xml:space="preserve"> for</w:t>
      </w:r>
      <w:r w:rsidR="00107F69">
        <w:t xml:space="preserve"> </w:t>
      </w:r>
      <w:r w:rsidR="00107F69">
        <w:t>simulation</w:t>
      </w:r>
      <w:r w:rsidR="00864DB2">
        <w:t>s</w:t>
      </w:r>
      <w:r w:rsidR="009F6B51">
        <w:t>.</w:t>
      </w:r>
    </w:p>
    <w:p w:rsidR="00E7395D" w:rsidP="00606087" w:rsidRDefault="00E7395D" w14:paraId="4347AD7A" w14:textId="534D19AE">
      <w:pPr>
        <w:pStyle w:val="Heading1"/>
      </w:pPr>
      <w:r>
        <w:t xml:space="preserve">   Discussion </w:t>
      </w:r>
    </w:p>
    <w:p w:rsidR="003F5294" w:rsidP="0018780D" w:rsidRDefault="00E4438F" w14:paraId="72E5CFBA" w14:textId="55B1B0EC">
      <w:pPr>
        <w:pStyle w:val="ListParagraph"/>
        <w:numPr>
          <w:ilvl w:val="0"/>
          <w:numId w:val="25"/>
        </w:numPr>
        <w:jc w:val="both"/>
      </w:pPr>
      <w:r>
        <w:rPr>
          <w:noProof/>
        </w:rPr>
        <mc:AlternateContent>
          <mc:Choice Requires="wpg">
            <w:drawing>
              <wp:anchor distT="0" distB="0" distL="114300" distR="114300" simplePos="0" relativeHeight="251658244" behindDoc="0" locked="0" layoutInCell="1" allowOverlap="1" wp14:anchorId="789FC201" wp14:editId="086CCA4F">
                <wp:simplePos x="0" y="0"/>
                <wp:positionH relativeFrom="margin">
                  <wp:align>center</wp:align>
                </wp:positionH>
                <wp:positionV relativeFrom="margin">
                  <wp:posOffset>6943725</wp:posOffset>
                </wp:positionV>
                <wp:extent cx="5502275" cy="2420620"/>
                <wp:effectExtent l="0" t="0" r="3175" b="0"/>
                <wp:wrapTopAndBottom/>
                <wp:docPr id="23" name="Group 23"/>
                <wp:cNvGraphicFramePr/>
                <a:graphic xmlns:a="http://schemas.openxmlformats.org/drawingml/2006/main">
                  <a:graphicData uri="http://schemas.microsoft.com/office/word/2010/wordprocessingGroup">
                    <wpg:wgp>
                      <wpg:cNvGrpSpPr/>
                      <wpg:grpSpPr>
                        <a:xfrm>
                          <a:off x="0" y="0"/>
                          <a:ext cx="5502275" cy="2420620"/>
                          <a:chOff x="-45565" y="0"/>
                          <a:chExt cx="4908395" cy="2031968"/>
                        </a:xfrm>
                      </wpg:grpSpPr>
                      <pic:pic xmlns:pic="http://schemas.openxmlformats.org/drawingml/2006/picture">
                        <pic:nvPicPr>
                          <pic:cNvPr id="27" name="Picture 27" descr="Text&#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r="9058"/>
                          <a:stretch/>
                        </pic:blipFill>
                        <pic:spPr bwMode="auto">
                          <a:xfrm>
                            <a:off x="0" y="0"/>
                            <a:ext cx="4862830" cy="1751965"/>
                          </a:xfrm>
                          <a:prstGeom prst="rect">
                            <a:avLst/>
                          </a:prstGeom>
                          <a:noFill/>
                          <a:ln>
                            <a:noFill/>
                          </a:ln>
                          <a:extLst>
                            <a:ext uri="{53640926-AAD7-44D8-BBD7-CCE9431645EC}">
                              <a14:shadowObscured xmlns:a14="http://schemas.microsoft.com/office/drawing/2010/main"/>
                            </a:ext>
                          </a:extLst>
                        </pic:spPr>
                      </pic:pic>
                      <wps:wsp>
                        <wps:cNvPr id="22" name="Text Box 2"/>
                        <wps:cNvSpPr txBox="1">
                          <a:spLocks noChangeArrowheads="1"/>
                        </wps:cNvSpPr>
                        <wps:spPr bwMode="auto">
                          <a:xfrm>
                            <a:off x="-45565" y="1755108"/>
                            <a:ext cx="4848860" cy="276860"/>
                          </a:xfrm>
                          <a:prstGeom prst="rect">
                            <a:avLst/>
                          </a:prstGeom>
                          <a:solidFill>
                            <a:srgbClr val="FFFFFF"/>
                          </a:solidFill>
                          <a:ln w="9525">
                            <a:noFill/>
                            <a:miter lim="800000"/>
                            <a:headEnd/>
                            <a:tailEnd/>
                          </a:ln>
                        </wps:spPr>
                        <wps:txbx>
                          <w:txbxContent>
                            <w:p w:rsidR="007B50C9" w:rsidRDefault="007B50C9" w14:paraId="19EB542D" w14:textId="77777777">
                              <w:r>
                                <w:t>Fig</w:t>
                              </w:r>
                              <w:r w:rsidR="00CE47B9">
                                <w:t xml:space="preserve"> </w:t>
                              </w:r>
                              <w:proofErr w:type="gramStart"/>
                              <w:r w:rsidR="00CE47B9">
                                <w:t>7</w:t>
                              </w:r>
                              <w:r>
                                <w:t>:Manual</w:t>
                              </w:r>
                              <w:proofErr w:type="gramEnd"/>
                              <w:r>
                                <w:t xml:space="preserve"> data Corruption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w14:anchorId="3DB7C708">
              <v:group id="Group 23" style="position:absolute;left:0;text-align:left;margin-left:0;margin-top:546.75pt;width:433.25pt;height:190.6pt;z-index:251658244;mso-position-horizontal:center;mso-position-horizontal-relative:margin;mso-position-vertical-relative:margin;mso-width-relative:margin;mso-height-relative:margin" coordsize="49083,20319" coordorigin="-455" o:spid="_x0000_s1044" w14:anchorId="789FC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">
                <v:shape id="Picture 27" style="position:absolute;width:48628;height:17519;visibility:visible;mso-wrap-style:square" alt="Text&#10;&#10;Description automatically generated"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">
                  <v:imagedata cropright="5936f" o:title="Text&#10;&#10;Description automatically generated" r:id="rId26"/>
                </v:shape>
                <v:shape id="Text Box 2" style="position:absolute;left:-455;top:17551;width:48487;height:2768;visibility:visible;mso-wrap-style:square;v-text-anchor:top" o:spid="_x0000_s104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v:textbox>
                    <w:txbxContent>
                      <w:p w:rsidR="007B50C9" w:rsidRDefault="007B50C9" w14:paraId="4A6AF738" w14:textId="77777777">
                        <w:r>
                          <w:t>Fig</w:t>
                        </w:r>
                        <w:r w:rsidR="00CE47B9">
                          <w:t xml:space="preserve"> </w:t>
                        </w:r>
                        <w:proofErr w:type="gramStart"/>
                        <w:r w:rsidR="00CE47B9">
                          <w:t>7</w:t>
                        </w:r>
                        <w:r>
                          <w:t>:Manual</w:t>
                        </w:r>
                        <w:proofErr w:type="gramEnd"/>
                        <w:r>
                          <w:t xml:space="preserve"> data Corruption</w:t>
                        </w:r>
                      </w:p>
                    </w:txbxContent>
                  </v:textbox>
                </v:shape>
                <w10:wrap type="topAndBottom" anchorx="margin" anchory="margin"/>
              </v:group>
            </w:pict>
          </mc:Fallback>
        </mc:AlternateContent>
      </w:r>
      <w:r w:rsidR="00E4379A">
        <w:t xml:space="preserve">According to the Pulp owners, </w:t>
      </w:r>
      <w:proofErr w:type="spellStart"/>
      <w:r w:rsidR="00E4379A">
        <w:t>PULPissimo</w:t>
      </w:r>
      <w:proofErr w:type="spellEnd"/>
      <w:r w:rsidR="00E4379A">
        <w:t xml:space="preserve"> has been implemented on </w:t>
      </w:r>
      <w:proofErr w:type="spellStart"/>
      <w:r w:rsidR="00E4379A">
        <w:t>ZedBoard</w:t>
      </w:r>
      <w:proofErr w:type="spellEnd"/>
      <w:r w:rsidR="00E4379A">
        <w:t xml:space="preserve">. However, we saw a lot of challenges in </w:t>
      </w:r>
      <w:proofErr w:type="spellStart"/>
      <w:r w:rsidR="00E4379A">
        <w:t>synthesising</w:t>
      </w:r>
      <w:proofErr w:type="spellEnd"/>
      <w:r w:rsidR="00E4379A">
        <w:t xml:space="preserve"> the design for the </w:t>
      </w:r>
      <w:proofErr w:type="spellStart"/>
      <w:r w:rsidR="00E4379A">
        <w:t>ZedBoard</w:t>
      </w:r>
      <w:proofErr w:type="spellEnd"/>
      <w:r w:rsidR="00E4379A">
        <w:t xml:space="preserve">. The main bottleneck here was the limited number of LUT’s for </w:t>
      </w:r>
      <w:proofErr w:type="spellStart"/>
      <w:r w:rsidR="00E4379A">
        <w:t>ZedBoard</w:t>
      </w:r>
      <w:proofErr w:type="spellEnd"/>
      <w:r w:rsidR="00E4379A">
        <w:t xml:space="preserve">. After few iterations of debug, it was seen that version 7 of pulp cannot be flashed onto the </w:t>
      </w:r>
      <w:proofErr w:type="spellStart"/>
      <w:r w:rsidR="00E4379A">
        <w:t>ZedBoard</w:t>
      </w:r>
      <w:proofErr w:type="spellEnd"/>
      <w:r w:rsidR="00E4379A">
        <w:t xml:space="preserve"> du</w:t>
      </w:r>
      <w:r w:rsidR="007906C1">
        <w:t>e</w:t>
      </w:r>
      <w:r w:rsidR="00E4379A">
        <w:t xml:space="preserve"> to the limited slices </w:t>
      </w:r>
      <w:proofErr w:type="spellStart"/>
      <w:r w:rsidR="00E4379A">
        <w:t>wrt</w:t>
      </w:r>
      <w:proofErr w:type="spellEnd"/>
      <w:r w:rsidR="00E4379A">
        <w:t xml:space="preserve"> to design in version 7. However, the version 6 design with no HWPE modules were able to fit onto the slices available in </w:t>
      </w:r>
      <w:proofErr w:type="spellStart"/>
      <w:r w:rsidR="00E4379A">
        <w:t>ZedBoard</w:t>
      </w:r>
      <w:proofErr w:type="spellEnd"/>
      <w:r w:rsidR="00E4379A">
        <w:t xml:space="preserve">. Bit file was successfully generated for the </w:t>
      </w:r>
      <w:proofErr w:type="spellStart"/>
      <w:r w:rsidR="00E4379A">
        <w:t>ZedBoard</w:t>
      </w:r>
      <w:proofErr w:type="spellEnd"/>
      <w:r w:rsidR="00E4379A">
        <w:t xml:space="preserve"> FPGA.  </w:t>
      </w:r>
    </w:p>
    <w:p w:rsidRPr="00134964" w:rsidR="00134964" w:rsidP="00BB6585" w:rsidRDefault="00AC212D" w14:paraId="213D802C" w14:textId="047315EE">
      <w:pPr>
        <w:pStyle w:val="ListParagraph"/>
        <w:numPr>
          <w:ilvl w:val="0"/>
          <w:numId w:val="25"/>
        </w:numPr>
        <w:jc w:val="both"/>
      </w:pPr>
      <w:r w:rsidRPr="00AC212D">
        <w:t xml:space="preserve">The </w:t>
      </w:r>
      <w:proofErr w:type="spellStart"/>
      <w:r w:rsidRPr="00AC212D">
        <w:t>PULPissimo</w:t>
      </w:r>
      <w:proofErr w:type="spellEnd"/>
      <w:r w:rsidRPr="00AC212D">
        <w:t xml:space="preserve"> stack also consists of a </w:t>
      </w:r>
      <w:proofErr w:type="spellStart"/>
      <w:r w:rsidRPr="00AC212D">
        <w:t>boot_code</w:t>
      </w:r>
      <w:proofErr w:type="spellEnd"/>
      <w:r w:rsidRPr="00AC212D">
        <w:t xml:space="preserve"> directory which provides the source of the code for the ROM boot. However, when tested with the final generated binary file, the binary file did not contain any symbols pertaining to the </w:t>
      </w:r>
      <w:proofErr w:type="spellStart"/>
      <w:r w:rsidRPr="00AC212D">
        <w:t>boot_code</w:t>
      </w:r>
      <w:proofErr w:type="spellEnd"/>
      <w:r w:rsidRPr="00AC212D">
        <w:t xml:space="preserve"> indicating the final binary does not use the provided source code. </w:t>
      </w:r>
      <w:r w:rsidR="003B64FD">
        <w:t xml:space="preserve">The core also is configured to initiate </w:t>
      </w:r>
      <w:r w:rsidR="00BB6585">
        <w:t>execution</w:t>
      </w:r>
      <w:r w:rsidR="003B64FD">
        <w:t xml:space="preserve"> directly from the flash boot</w:t>
      </w:r>
      <w:r w:rsidR="00BB6585">
        <w:t>.</w:t>
      </w:r>
      <w:r w:rsidRPr="00AC212D">
        <w:t xml:space="preserve"> As a result,</w:t>
      </w:r>
      <w:r w:rsidR="00BB6585">
        <w:t xml:space="preserve"> </w:t>
      </w:r>
      <w:r w:rsidR="008246DB">
        <w:t xml:space="preserve">the secure boot is implemented as the first code to be launched </w:t>
      </w:r>
      <w:r w:rsidR="00D65DDF">
        <w:t xml:space="preserve">as part of </w:t>
      </w:r>
      <w:r w:rsidR="0075142C">
        <w:t xml:space="preserve">a </w:t>
      </w:r>
      <w:r w:rsidR="00C8171C">
        <w:t>normal boot. However, the code is modular and is a pick</w:t>
      </w:r>
      <w:r w:rsidR="0075142C">
        <w:t>-</w:t>
      </w:r>
      <w:r w:rsidR="00C8171C">
        <w:t>and</w:t>
      </w:r>
      <w:r w:rsidR="0075142C">
        <w:t>-</w:t>
      </w:r>
      <w:r w:rsidR="00C8171C">
        <w:t>place solution to be implemented in the ROM boot.</w:t>
      </w:r>
    </w:p>
    <w:p w:rsidR="00570CB5" w:rsidP="0075142C" w:rsidRDefault="00490130" w14:paraId="2A776936" w14:textId="19CFDAC6">
      <w:pPr>
        <w:pStyle w:val="ListParagraph"/>
        <w:numPr>
          <w:ilvl w:val="0"/>
          <w:numId w:val="25"/>
        </w:numPr>
        <w:jc w:val="both"/>
      </w:pPr>
      <w:r>
        <w:t xml:space="preserve">The </w:t>
      </w:r>
      <w:proofErr w:type="spellStart"/>
      <w:r>
        <w:t>PULPissimo</w:t>
      </w:r>
      <w:proofErr w:type="spellEnd"/>
      <w:r>
        <w:t xml:space="preserve"> </w:t>
      </w:r>
      <w:r w:rsidR="00BD23A1">
        <w:t>framework’s crypto IP is not open source which is why we could not integrate it with our implementation. Therefore</w:t>
      </w:r>
      <w:r w:rsidR="005A253E">
        <w:t>,</w:t>
      </w:r>
      <w:r w:rsidR="00BD23A1">
        <w:t xml:space="preserve"> due to the software implementation of the </w:t>
      </w:r>
      <w:r w:rsidR="005A253E">
        <w:t xml:space="preserve">crypto algorithms, the processing time is higher. Additionally, </w:t>
      </w:r>
      <w:r w:rsidR="007A08E4">
        <w:t xml:space="preserve">a digital signature algorithm is not included in the implementation </w:t>
      </w:r>
      <w:r w:rsidR="0075142C">
        <w:t>due to its need for computational capability and memory requirements.</w:t>
      </w:r>
    </w:p>
    <w:p w:rsidRPr="00134964" w:rsidR="00B91A6B" w:rsidP="00B91A6B" w:rsidRDefault="00B91A6B" w14:paraId="1C0BF14C" w14:textId="769ECE41">
      <w:pPr>
        <w:pStyle w:val="Heading1"/>
      </w:pPr>
      <w:r>
        <w:t>Conclusion</w:t>
      </w:r>
    </w:p>
    <w:p w:rsidRPr="00095117" w:rsidR="00095117" w:rsidP="00095117" w:rsidRDefault="00D93CC7" w14:paraId="37BCF4D9" w14:textId="77777777">
      <w:pPr>
        <w:pStyle w:val="BodyText"/>
        <w:rPr>
          <w:spacing w:val="0"/>
          <w:lang w:val="en-US" w:eastAsia="en-US"/>
        </w:rPr>
      </w:pPr>
      <w:r>
        <w:rPr>
          <w:spacing w:val="0"/>
          <w:lang w:val="en-US" w:eastAsia="en-US"/>
        </w:rPr>
        <w:t xml:space="preserve">As part of this project, we have implemented a </w:t>
      </w:r>
      <w:r w:rsidR="007B5D40">
        <w:rPr>
          <w:spacing w:val="0"/>
          <w:lang w:val="en-US" w:eastAsia="en-US"/>
        </w:rPr>
        <w:t xml:space="preserve">basic secure boot for the </w:t>
      </w:r>
      <w:proofErr w:type="spellStart"/>
      <w:r w:rsidR="007B5D40">
        <w:rPr>
          <w:spacing w:val="0"/>
          <w:lang w:val="en-US" w:eastAsia="en-US"/>
        </w:rPr>
        <w:t>PULPissimo</w:t>
      </w:r>
      <w:proofErr w:type="spellEnd"/>
      <w:r w:rsidR="007B5D40">
        <w:rPr>
          <w:spacing w:val="0"/>
          <w:lang w:val="en-US" w:eastAsia="en-US"/>
        </w:rPr>
        <w:t xml:space="preserve"> platform</w:t>
      </w:r>
      <w:r w:rsidR="00DE758D">
        <w:rPr>
          <w:spacing w:val="0"/>
          <w:lang w:val="en-US" w:eastAsia="en-US"/>
        </w:rPr>
        <w:t xml:space="preserve">. </w:t>
      </w:r>
      <w:r w:rsidR="00367640">
        <w:rPr>
          <w:spacing w:val="0"/>
          <w:lang w:val="en-US" w:eastAsia="en-US"/>
        </w:rPr>
        <w:t>We have also validated the secure boot functionality</w:t>
      </w:r>
      <w:r w:rsidR="00792EDE">
        <w:rPr>
          <w:spacing w:val="0"/>
          <w:lang w:val="en-US" w:eastAsia="en-US"/>
        </w:rPr>
        <w:t xml:space="preserve"> by manually corrupting the </w:t>
      </w:r>
      <w:r w:rsidR="00570C3C">
        <w:rPr>
          <w:spacing w:val="0"/>
          <w:lang w:val="en-US" w:eastAsia="en-US"/>
        </w:rPr>
        <w:t xml:space="preserve">device data. </w:t>
      </w:r>
    </w:p>
    <w:p w:rsidRPr="00095117" w:rsidR="00095117" w:rsidP="00095117" w:rsidRDefault="00095117" w14:paraId="6709E96B" w14:textId="77777777">
      <w:pPr>
        <w:pStyle w:val="BodyText"/>
        <w:rPr>
          <w:spacing w:val="0"/>
          <w:lang w:val="en-US" w:eastAsia="en-US"/>
        </w:rPr>
      </w:pPr>
      <w:r w:rsidRPr="00095117">
        <w:rPr>
          <w:spacing w:val="0"/>
          <w:lang w:val="en-US" w:eastAsia="en-US"/>
        </w:rPr>
        <w:lastRenderedPageBreak/>
        <w:t>I.</w:t>
      </w:r>
      <w:r w:rsidRPr="00095117">
        <w:rPr>
          <w:spacing w:val="0"/>
          <w:lang w:val="en-US" w:eastAsia="en-US"/>
        </w:rPr>
        <w:tab/>
      </w:r>
      <w:r w:rsidRPr="00095117">
        <w:rPr>
          <w:spacing w:val="0"/>
          <w:lang w:val="en-US" w:eastAsia="en-US"/>
        </w:rPr>
        <w:t>INDIVIUAL CONTRIBUTION</w:t>
      </w:r>
    </w:p>
    <w:p w:rsidRPr="00095117" w:rsidR="00095117" w:rsidP="00095117" w:rsidRDefault="00095117" w14:paraId="024C9DBE" w14:textId="77777777">
      <w:pPr>
        <w:pStyle w:val="BodyText"/>
        <w:rPr>
          <w:spacing w:val="0"/>
          <w:lang w:val="en-US" w:eastAsia="en-US"/>
        </w:rPr>
      </w:pPr>
      <w:proofErr w:type="spellStart"/>
      <w:r w:rsidRPr="00095117">
        <w:rPr>
          <w:spacing w:val="0"/>
          <w:lang w:val="en-US" w:eastAsia="en-US"/>
        </w:rPr>
        <w:t>Ujwal</w:t>
      </w:r>
      <w:proofErr w:type="spellEnd"/>
      <w:r w:rsidRPr="00095117">
        <w:rPr>
          <w:spacing w:val="0"/>
          <w:lang w:val="en-US" w:eastAsia="en-US"/>
        </w:rPr>
        <w:t xml:space="preserve">: </w:t>
      </w:r>
    </w:p>
    <w:p w:rsidRPr="00095117" w:rsidR="00095117" w:rsidP="00095117" w:rsidRDefault="00095117" w14:paraId="504C3CC4" w14:textId="77777777">
      <w:pPr>
        <w:pStyle w:val="BodyText"/>
        <w:rPr>
          <w:spacing w:val="0"/>
          <w:lang w:val="en-US" w:eastAsia="en-US"/>
        </w:rPr>
      </w:pPr>
      <w:r w:rsidRPr="00095117">
        <w:rPr>
          <w:spacing w:val="0"/>
          <w:lang w:val="en-US" w:eastAsia="en-US"/>
        </w:rPr>
        <w:t>•</w:t>
      </w:r>
      <w:r w:rsidRPr="00095117">
        <w:rPr>
          <w:spacing w:val="0"/>
          <w:lang w:val="en-US" w:eastAsia="en-US"/>
        </w:rPr>
        <w:tab/>
      </w:r>
      <w:r w:rsidRPr="00095117">
        <w:rPr>
          <w:spacing w:val="0"/>
          <w:lang w:val="en-US" w:eastAsia="en-US"/>
        </w:rPr>
        <w:t xml:space="preserve">Understanding the </w:t>
      </w:r>
      <w:proofErr w:type="spellStart"/>
      <w:r w:rsidRPr="00095117">
        <w:rPr>
          <w:spacing w:val="0"/>
          <w:lang w:val="en-US" w:eastAsia="en-US"/>
        </w:rPr>
        <w:t>PULPissimo</w:t>
      </w:r>
      <w:proofErr w:type="spellEnd"/>
      <w:r w:rsidRPr="00095117">
        <w:rPr>
          <w:spacing w:val="0"/>
          <w:lang w:val="en-US" w:eastAsia="en-US"/>
        </w:rPr>
        <w:t xml:space="preserve"> platform and Pulp RISC-V architecture.</w:t>
      </w:r>
    </w:p>
    <w:p w:rsidR="00095117" w:rsidP="00095117" w:rsidRDefault="00095117" w14:paraId="2CA16B2C" w14:textId="77777777">
      <w:pPr>
        <w:pStyle w:val="BodyText"/>
        <w:rPr>
          <w:spacing w:val="0"/>
          <w:lang w:val="en-US" w:eastAsia="en-US"/>
        </w:rPr>
      </w:pPr>
      <w:r w:rsidRPr="00095117">
        <w:rPr>
          <w:spacing w:val="0"/>
          <w:lang w:val="en-US" w:eastAsia="en-US"/>
        </w:rPr>
        <w:t>•</w:t>
      </w:r>
      <w:r w:rsidRPr="00095117">
        <w:rPr>
          <w:spacing w:val="0"/>
          <w:lang w:val="en-US" w:eastAsia="en-US"/>
        </w:rPr>
        <w:tab/>
      </w:r>
      <w:r w:rsidRPr="00095117">
        <w:rPr>
          <w:spacing w:val="0"/>
          <w:lang w:val="en-US" w:eastAsia="en-US"/>
        </w:rPr>
        <w:t>Tool installations, GNU Compiler Toolchain and environment setup for build flow.</w:t>
      </w:r>
    </w:p>
    <w:p w:rsidRPr="00095117" w:rsidR="00095117" w:rsidP="00095117" w:rsidRDefault="00095117" w14:paraId="1A4253A3" w14:textId="17C2F0ED">
      <w:pPr>
        <w:pStyle w:val="BodyText"/>
        <w:rPr>
          <w:spacing w:val="0"/>
          <w:lang w:val="en-US" w:eastAsia="en-US"/>
        </w:rPr>
      </w:pPr>
      <w:r w:rsidRPr="00095117">
        <w:t xml:space="preserve"> </w:t>
      </w:r>
      <w:r w:rsidRPr="00095117">
        <w:rPr>
          <w:spacing w:val="0"/>
          <w:lang w:val="en-US" w:eastAsia="en-US"/>
        </w:rPr>
        <w:t>•</w:t>
      </w:r>
      <w:r w:rsidRPr="00095117">
        <w:rPr>
          <w:spacing w:val="0"/>
          <w:lang w:val="en-US" w:eastAsia="en-US"/>
        </w:rPr>
        <w:tab/>
      </w:r>
      <w:r w:rsidRPr="00095117">
        <w:rPr>
          <w:spacing w:val="0"/>
          <w:lang w:val="en-US" w:eastAsia="en-US"/>
        </w:rPr>
        <w:t xml:space="preserve">FPGA setup and implementation for </w:t>
      </w:r>
      <w:proofErr w:type="spellStart"/>
      <w:r w:rsidRPr="00095117">
        <w:rPr>
          <w:spacing w:val="0"/>
          <w:lang w:val="en-US" w:eastAsia="en-US"/>
        </w:rPr>
        <w:t>Pulpissimo</w:t>
      </w:r>
      <w:proofErr w:type="spellEnd"/>
      <w:r w:rsidRPr="00095117">
        <w:rPr>
          <w:spacing w:val="0"/>
          <w:lang w:val="en-US" w:eastAsia="en-US"/>
        </w:rPr>
        <w:t>.</w:t>
      </w:r>
    </w:p>
    <w:p w:rsidRPr="00095117" w:rsidR="00095117" w:rsidP="00095117" w:rsidRDefault="00095117" w14:paraId="7D8F5DCA" w14:textId="77777777">
      <w:pPr>
        <w:pStyle w:val="BodyText"/>
        <w:rPr>
          <w:spacing w:val="0"/>
          <w:lang w:val="en-US" w:eastAsia="en-US"/>
        </w:rPr>
      </w:pPr>
      <w:r w:rsidRPr="00095117">
        <w:rPr>
          <w:spacing w:val="0"/>
          <w:lang w:val="en-US" w:eastAsia="en-US"/>
        </w:rPr>
        <w:t>•</w:t>
      </w:r>
      <w:r w:rsidRPr="00095117">
        <w:rPr>
          <w:spacing w:val="0"/>
          <w:lang w:val="en-US" w:eastAsia="en-US"/>
        </w:rPr>
        <w:tab/>
      </w:r>
      <w:proofErr w:type="spellStart"/>
      <w:r w:rsidRPr="00095117">
        <w:rPr>
          <w:spacing w:val="0"/>
          <w:lang w:val="en-US" w:eastAsia="en-US"/>
        </w:rPr>
        <w:t>ZedBoard</w:t>
      </w:r>
      <w:proofErr w:type="spellEnd"/>
      <w:r w:rsidRPr="00095117">
        <w:rPr>
          <w:spacing w:val="0"/>
          <w:lang w:val="en-US" w:eastAsia="en-US"/>
        </w:rPr>
        <w:t xml:space="preserve"> configurations and bit file synthesis. </w:t>
      </w:r>
    </w:p>
    <w:p w:rsidRPr="00095117" w:rsidR="00095117" w:rsidP="00095117" w:rsidRDefault="00095117" w14:paraId="000E1CD3" w14:textId="77777777">
      <w:pPr>
        <w:pStyle w:val="BodyText"/>
        <w:rPr>
          <w:spacing w:val="0"/>
          <w:lang w:val="en-US" w:eastAsia="en-US"/>
        </w:rPr>
      </w:pPr>
    </w:p>
    <w:p w:rsidRPr="00095117" w:rsidR="00095117" w:rsidP="00095117" w:rsidRDefault="00095117" w14:paraId="387489AB" w14:textId="77777777">
      <w:pPr>
        <w:pStyle w:val="BodyText"/>
        <w:rPr>
          <w:spacing w:val="0"/>
          <w:lang w:val="en-US" w:eastAsia="en-US"/>
        </w:rPr>
      </w:pPr>
      <w:proofErr w:type="spellStart"/>
      <w:r w:rsidRPr="00095117">
        <w:rPr>
          <w:spacing w:val="0"/>
          <w:lang w:val="en-US" w:eastAsia="en-US"/>
        </w:rPr>
        <w:t>Pragna</w:t>
      </w:r>
      <w:proofErr w:type="spellEnd"/>
      <w:r w:rsidRPr="00095117">
        <w:rPr>
          <w:spacing w:val="0"/>
          <w:lang w:val="en-US" w:eastAsia="en-US"/>
        </w:rPr>
        <w:t xml:space="preserve">: </w:t>
      </w:r>
    </w:p>
    <w:p w:rsidRPr="00095117" w:rsidR="00095117" w:rsidP="00095117" w:rsidRDefault="00095117" w14:paraId="69D235BE" w14:textId="77777777">
      <w:pPr>
        <w:pStyle w:val="BodyText"/>
        <w:rPr>
          <w:spacing w:val="0"/>
          <w:lang w:val="en-US" w:eastAsia="en-US"/>
        </w:rPr>
      </w:pPr>
      <w:r w:rsidRPr="00095117">
        <w:rPr>
          <w:spacing w:val="0"/>
          <w:lang w:val="en-US" w:eastAsia="en-US"/>
        </w:rPr>
        <w:t>•</w:t>
      </w:r>
      <w:r w:rsidRPr="00095117">
        <w:rPr>
          <w:spacing w:val="0"/>
          <w:lang w:val="en-US" w:eastAsia="en-US"/>
        </w:rPr>
        <w:tab/>
      </w:r>
      <w:r w:rsidRPr="00095117">
        <w:rPr>
          <w:spacing w:val="0"/>
          <w:lang w:val="en-US" w:eastAsia="en-US"/>
        </w:rPr>
        <w:t>Researched the existing implementation of secure boot.</w:t>
      </w:r>
    </w:p>
    <w:p w:rsidR="00510063" w:rsidP="00510063" w:rsidRDefault="00095117" w14:paraId="64F4B7F2" w14:textId="77777777">
      <w:pPr>
        <w:pStyle w:val="BodyText"/>
        <w:rPr>
          <w:spacing w:val="0"/>
          <w:lang w:val="en-US" w:eastAsia="en-US"/>
        </w:rPr>
      </w:pPr>
      <w:r w:rsidRPr="00095117">
        <w:rPr>
          <w:spacing w:val="0"/>
          <w:lang w:val="en-US" w:eastAsia="en-US"/>
        </w:rPr>
        <w:t>•</w:t>
      </w:r>
      <w:r w:rsidRPr="00095117">
        <w:rPr>
          <w:spacing w:val="0"/>
          <w:lang w:val="en-US" w:eastAsia="en-US"/>
        </w:rPr>
        <w:tab/>
      </w:r>
      <w:r w:rsidRPr="00095117">
        <w:rPr>
          <w:spacing w:val="0"/>
          <w:lang w:val="en-US" w:eastAsia="en-US"/>
        </w:rPr>
        <w:t>Verified SHA256 implementation and helped in integration with the secure boot process.</w:t>
      </w:r>
    </w:p>
    <w:p w:rsidRPr="00510063" w:rsidR="00510063" w:rsidP="00510063" w:rsidRDefault="00510063" w14:paraId="775BE57F" w14:textId="2B64040F">
      <w:pPr>
        <w:pStyle w:val="BodyText"/>
        <w:rPr>
          <w:spacing w:val="0"/>
          <w:lang w:val="en-US" w:eastAsia="en-US"/>
        </w:rPr>
      </w:pPr>
      <w:r w:rsidRPr="00510063">
        <w:rPr>
          <w:spacing w:val="0"/>
          <w:lang w:val="en-US" w:eastAsia="en-US"/>
        </w:rPr>
        <w:t>•</w:t>
      </w:r>
      <w:r w:rsidRPr="00510063">
        <w:rPr>
          <w:spacing w:val="0"/>
          <w:lang w:val="en-US" w:eastAsia="en-US"/>
        </w:rPr>
        <w:tab/>
      </w:r>
      <w:r w:rsidRPr="00510063">
        <w:rPr>
          <w:spacing w:val="0"/>
          <w:lang w:val="en-US" w:eastAsia="en-US"/>
        </w:rPr>
        <w:t>Verified RSA implementation.</w:t>
      </w:r>
    </w:p>
    <w:p w:rsidRPr="00510063" w:rsidR="00510063" w:rsidP="00510063" w:rsidRDefault="00510063" w14:paraId="1B8023B0" w14:textId="2931E1BF">
      <w:pPr>
        <w:pStyle w:val="BodyText"/>
        <w:rPr>
          <w:spacing w:val="0"/>
          <w:lang w:val="en-US" w:eastAsia="en-US"/>
        </w:rPr>
      </w:pPr>
      <w:r w:rsidRPr="00510063">
        <w:rPr>
          <w:spacing w:val="0"/>
          <w:lang w:val="en-US" w:eastAsia="en-US"/>
        </w:rPr>
        <w:t>•</w:t>
      </w:r>
      <w:r w:rsidRPr="00510063">
        <w:rPr>
          <w:spacing w:val="0"/>
          <w:lang w:val="en-US" w:eastAsia="en-US"/>
        </w:rPr>
        <w:tab/>
      </w:r>
      <w:r w:rsidRPr="00510063">
        <w:rPr>
          <w:spacing w:val="0"/>
          <w:lang w:val="en-US" w:eastAsia="en-US"/>
        </w:rPr>
        <w:t>Contributed to the presentation and report components of the project.</w:t>
      </w:r>
    </w:p>
    <w:p w:rsidRPr="00510063" w:rsidR="00510063" w:rsidP="00510063" w:rsidRDefault="00510063" w14:paraId="1DE5D5CE" w14:textId="77777777">
      <w:pPr>
        <w:pStyle w:val="BodyText"/>
        <w:rPr>
          <w:spacing w:val="0"/>
          <w:lang w:val="en-US" w:eastAsia="en-US"/>
        </w:rPr>
      </w:pPr>
    </w:p>
    <w:p w:rsidRPr="00510063" w:rsidR="00510063" w:rsidP="00510063" w:rsidRDefault="00510063" w14:paraId="15480286" w14:textId="77777777">
      <w:pPr>
        <w:pStyle w:val="BodyText"/>
        <w:rPr>
          <w:spacing w:val="0"/>
          <w:lang w:val="en-US" w:eastAsia="en-US"/>
        </w:rPr>
      </w:pPr>
      <w:proofErr w:type="spellStart"/>
      <w:r w:rsidRPr="00510063">
        <w:rPr>
          <w:spacing w:val="0"/>
          <w:lang w:val="en-US" w:eastAsia="en-US"/>
        </w:rPr>
        <w:t>Rakshith</w:t>
      </w:r>
      <w:proofErr w:type="spellEnd"/>
      <w:r w:rsidRPr="00510063">
        <w:rPr>
          <w:spacing w:val="0"/>
          <w:lang w:val="en-US" w:eastAsia="en-US"/>
        </w:rPr>
        <w:t xml:space="preserve"> – </w:t>
      </w:r>
    </w:p>
    <w:p w:rsidRPr="00F537C1" w:rsidR="007D17BD" w:rsidP="007D17BD" w:rsidRDefault="00510063" w14:paraId="3299474F" w14:textId="1EE448AA">
      <w:pPr>
        <w:pStyle w:val="BodyText"/>
        <w:rPr>
          <w:lang w:val="en-US"/>
        </w:rPr>
      </w:pPr>
      <w:r w:rsidRPr="00510063">
        <w:rPr>
          <w:spacing w:val="0"/>
          <w:lang w:val="en-US" w:eastAsia="en-US"/>
        </w:rPr>
        <w:t>•</w:t>
      </w:r>
      <w:r w:rsidRPr="00510063">
        <w:rPr>
          <w:spacing w:val="0"/>
          <w:lang w:val="en-US" w:eastAsia="en-US"/>
        </w:rPr>
        <w:tab/>
      </w:r>
      <w:r w:rsidRPr="00510063">
        <w:rPr>
          <w:spacing w:val="0"/>
          <w:lang w:val="en-US" w:eastAsia="en-US"/>
        </w:rPr>
        <w:t>Understanding the PULP software architecture and the build flow.</w:t>
      </w:r>
      <w:r w:rsidRPr="007D17BD" w:rsidR="007D17BD">
        <w:t xml:space="preserve"> </w:t>
      </w:r>
      <w:r w:rsidR="00F537C1">
        <w:rPr>
          <w:lang w:val="en-US"/>
        </w:rPr>
        <w:t xml:space="preserve"> </w:t>
      </w:r>
    </w:p>
    <w:p w:rsidRPr="007D17BD" w:rsidR="007D17BD" w:rsidP="007D17BD" w:rsidRDefault="007D17BD" w14:paraId="7ED9CD7E" w14:textId="749FD41D">
      <w:pPr>
        <w:pStyle w:val="BodyText"/>
        <w:rPr>
          <w:spacing w:val="0"/>
          <w:lang w:val="en-US" w:eastAsia="en-US"/>
        </w:rPr>
      </w:pPr>
      <w:r w:rsidRPr="007D17BD">
        <w:rPr>
          <w:spacing w:val="0"/>
          <w:lang w:val="en-US" w:eastAsia="en-US"/>
        </w:rPr>
        <w:t>•</w:t>
      </w:r>
      <w:r w:rsidRPr="007D17BD">
        <w:rPr>
          <w:spacing w:val="0"/>
          <w:lang w:val="en-US" w:eastAsia="en-US"/>
        </w:rPr>
        <w:tab/>
      </w:r>
      <w:r w:rsidRPr="007D17BD">
        <w:rPr>
          <w:spacing w:val="0"/>
          <w:lang w:val="en-US" w:eastAsia="en-US"/>
        </w:rPr>
        <w:t xml:space="preserve">Compiling and understanding the PULP-specific programming tools like RISC-V </w:t>
      </w:r>
      <w:proofErr w:type="spellStart"/>
      <w:r w:rsidRPr="007D17BD">
        <w:rPr>
          <w:spacing w:val="0"/>
          <w:lang w:val="en-US" w:eastAsia="en-US"/>
        </w:rPr>
        <w:t>OpenOCD</w:t>
      </w:r>
      <w:proofErr w:type="spellEnd"/>
      <w:r w:rsidRPr="007D17BD">
        <w:rPr>
          <w:spacing w:val="0"/>
          <w:lang w:val="en-US" w:eastAsia="en-US"/>
        </w:rPr>
        <w:t>, GDB, and the RISC-V Compilers.</w:t>
      </w:r>
    </w:p>
    <w:p w:rsidRPr="007D17BD" w:rsidR="007D17BD" w:rsidP="007D17BD" w:rsidRDefault="007D17BD" w14:paraId="04AD5583" w14:textId="77777777">
      <w:pPr>
        <w:pStyle w:val="BodyText"/>
        <w:rPr>
          <w:spacing w:val="0"/>
          <w:lang w:val="en-US" w:eastAsia="en-US"/>
        </w:rPr>
      </w:pPr>
      <w:r w:rsidRPr="007D17BD">
        <w:rPr>
          <w:spacing w:val="0"/>
          <w:lang w:val="en-US" w:eastAsia="en-US"/>
        </w:rPr>
        <w:t>•</w:t>
      </w:r>
      <w:r w:rsidRPr="007D17BD">
        <w:rPr>
          <w:spacing w:val="0"/>
          <w:lang w:val="en-US" w:eastAsia="en-US"/>
        </w:rPr>
        <w:tab/>
      </w:r>
      <w:r w:rsidRPr="007D17BD">
        <w:rPr>
          <w:spacing w:val="0"/>
          <w:lang w:val="en-US" w:eastAsia="en-US"/>
        </w:rPr>
        <w:t>Designing and implementing the secure boot code flow</w:t>
      </w:r>
    </w:p>
    <w:p w:rsidRPr="007D17BD" w:rsidR="007D17BD" w:rsidP="007D17BD" w:rsidRDefault="007D17BD" w14:paraId="08B63B04" w14:textId="77777777">
      <w:pPr>
        <w:pStyle w:val="BodyText"/>
        <w:rPr>
          <w:spacing w:val="0"/>
          <w:lang w:val="en-US" w:eastAsia="en-US"/>
        </w:rPr>
      </w:pPr>
      <w:r w:rsidRPr="007D17BD">
        <w:rPr>
          <w:spacing w:val="0"/>
          <w:lang w:val="en-US" w:eastAsia="en-US"/>
        </w:rPr>
        <w:t>•</w:t>
      </w:r>
      <w:r w:rsidRPr="007D17BD">
        <w:rPr>
          <w:spacing w:val="0"/>
          <w:lang w:val="en-US" w:eastAsia="en-US"/>
        </w:rPr>
        <w:tab/>
      </w:r>
      <w:r w:rsidRPr="007D17BD">
        <w:rPr>
          <w:spacing w:val="0"/>
          <w:lang w:val="en-US" w:eastAsia="en-US"/>
        </w:rPr>
        <w:t>Binary file editing and script file generation</w:t>
      </w:r>
    </w:p>
    <w:p w:rsidR="007021C8" w:rsidP="007D17BD" w:rsidRDefault="007D17BD" w14:paraId="15CB82A7" w14:textId="5202B350">
      <w:pPr>
        <w:pStyle w:val="BodyText"/>
        <w:rPr>
          <w:spacing w:val="0"/>
          <w:lang w:val="en-US" w:eastAsia="en-US"/>
        </w:rPr>
      </w:pPr>
      <w:r w:rsidRPr="007D17BD">
        <w:rPr>
          <w:spacing w:val="0"/>
          <w:lang w:val="en-US" w:eastAsia="en-US"/>
        </w:rPr>
        <w:t>•</w:t>
      </w:r>
      <w:r w:rsidRPr="007D17BD">
        <w:rPr>
          <w:spacing w:val="0"/>
          <w:lang w:val="en-US" w:eastAsia="en-US"/>
        </w:rPr>
        <w:tab/>
      </w:r>
      <w:r w:rsidRPr="007D17BD">
        <w:rPr>
          <w:spacing w:val="0"/>
          <w:lang w:val="en-US" w:eastAsia="en-US"/>
        </w:rPr>
        <w:t>Validation of the implemented secure boot</w:t>
      </w:r>
    </w:p>
    <w:p w:rsidRPr="00C71C6B" w:rsidR="00C71C6B" w:rsidP="00C71C6B" w:rsidRDefault="00C71C6B" w14:paraId="299488A8" w14:textId="1A9869DE">
      <w:pPr>
        <w:pStyle w:val="BodyText"/>
        <w:rPr>
          <w:spacing w:val="0"/>
          <w:lang w:val="en-US" w:eastAsia="en-US"/>
        </w:rPr>
      </w:pPr>
      <w:r>
        <w:rPr>
          <w:spacing w:val="0"/>
          <w:lang w:val="en-US" w:eastAsia="en-US"/>
        </w:rPr>
        <w:t>Nitya</w:t>
      </w:r>
      <w:r w:rsidRPr="00C71C6B">
        <w:rPr>
          <w:spacing w:val="0"/>
          <w:lang w:val="en-US" w:eastAsia="en-US"/>
        </w:rPr>
        <w:t xml:space="preserve">– </w:t>
      </w:r>
    </w:p>
    <w:p w:rsidR="00072CFC" w:rsidP="00072CFC" w:rsidRDefault="00C71C6B" w14:paraId="76DAFE72" w14:textId="2226104A">
      <w:pPr>
        <w:pStyle w:val="BodyText"/>
        <w:rPr>
          <w:spacing w:val="0"/>
          <w:lang w:val="en-US" w:eastAsia="en-US"/>
        </w:rPr>
      </w:pPr>
      <w:r w:rsidRPr="00C71C6B">
        <w:rPr>
          <w:spacing w:val="0"/>
          <w:lang w:val="en-US" w:eastAsia="en-US"/>
        </w:rPr>
        <w:t>•</w:t>
      </w:r>
      <w:r w:rsidRPr="00C71C6B">
        <w:rPr>
          <w:spacing w:val="0"/>
          <w:lang w:val="en-US" w:eastAsia="en-US"/>
        </w:rPr>
        <w:tab/>
      </w:r>
      <w:r w:rsidRPr="00802216" w:rsidR="00802216">
        <w:rPr>
          <w:spacing w:val="0"/>
          <w:lang w:val="en-US" w:eastAsia="en-US"/>
        </w:rPr>
        <w:t>Researched existing secure boot</w:t>
      </w:r>
      <w:r w:rsidR="00344385">
        <w:rPr>
          <w:spacing w:val="0"/>
          <w:lang w:val="en-US" w:eastAsia="en-US"/>
        </w:rPr>
        <w:t xml:space="preserve"> implementations</w:t>
      </w:r>
    </w:p>
    <w:p w:rsidR="00C378C6" w:rsidP="00072CFC" w:rsidRDefault="00C378C6" w14:paraId="4DCB12D3" w14:textId="076F86A9">
      <w:pPr>
        <w:pStyle w:val="BodyText"/>
        <w:rPr>
          <w:spacing w:val="0"/>
          <w:lang w:val="en-US" w:eastAsia="en-US"/>
        </w:rPr>
      </w:pPr>
      <w:r w:rsidRPr="00C378C6">
        <w:rPr>
          <w:spacing w:val="0"/>
          <w:lang w:val="en-US" w:eastAsia="en-US"/>
        </w:rPr>
        <w:t>•</w:t>
      </w:r>
      <w:r w:rsidRPr="00C378C6">
        <w:rPr>
          <w:spacing w:val="0"/>
          <w:lang w:val="en-US" w:eastAsia="en-US"/>
        </w:rPr>
        <w:tab/>
      </w:r>
      <w:r w:rsidRPr="00C378C6">
        <w:rPr>
          <w:spacing w:val="0"/>
          <w:lang w:val="en-US" w:eastAsia="en-US"/>
        </w:rPr>
        <w:t xml:space="preserve">Understanding the </w:t>
      </w:r>
      <w:proofErr w:type="spellStart"/>
      <w:r w:rsidRPr="00C378C6">
        <w:rPr>
          <w:spacing w:val="0"/>
          <w:lang w:val="en-US" w:eastAsia="en-US"/>
        </w:rPr>
        <w:t>PULPissimo</w:t>
      </w:r>
      <w:proofErr w:type="spellEnd"/>
      <w:r w:rsidRPr="00C378C6">
        <w:rPr>
          <w:spacing w:val="0"/>
          <w:lang w:val="en-US" w:eastAsia="en-US"/>
        </w:rPr>
        <w:t xml:space="preserve"> architecture </w:t>
      </w:r>
    </w:p>
    <w:p w:rsidR="00A41C5E" w:rsidP="00072CFC" w:rsidRDefault="00A41C5E" w14:paraId="59C5CF89" w14:textId="09603587">
      <w:pPr>
        <w:pStyle w:val="BodyText"/>
        <w:rPr>
          <w:spacing w:val="0"/>
          <w:lang w:val="en-US" w:eastAsia="en-US"/>
        </w:rPr>
      </w:pPr>
      <w:r w:rsidRPr="00A41C5E">
        <w:rPr>
          <w:spacing w:val="0"/>
          <w:lang w:val="en-US" w:eastAsia="en-US"/>
        </w:rPr>
        <w:t>•</w:t>
      </w:r>
      <w:r w:rsidRPr="00A41C5E">
        <w:rPr>
          <w:spacing w:val="0"/>
          <w:lang w:val="en-US" w:eastAsia="en-US"/>
        </w:rPr>
        <w:tab/>
      </w:r>
      <w:r w:rsidRPr="00A41C5E">
        <w:rPr>
          <w:spacing w:val="0"/>
          <w:lang w:val="en-US" w:eastAsia="en-US"/>
        </w:rPr>
        <w:t>Designing the secure boot code flow</w:t>
      </w:r>
    </w:p>
    <w:p w:rsidRPr="00072CFC" w:rsidR="00C378C6" w:rsidP="00072CFC" w:rsidRDefault="00C378C6" w14:paraId="7480480F" w14:textId="4848BAC5">
      <w:pPr>
        <w:pStyle w:val="BodyText"/>
        <w:rPr>
          <w:spacing w:val="0"/>
          <w:lang w:val="en-US" w:eastAsia="en-US"/>
        </w:rPr>
      </w:pPr>
      <w:r w:rsidRPr="00C378C6">
        <w:rPr>
          <w:spacing w:val="0"/>
          <w:lang w:val="en-US" w:eastAsia="en-US"/>
        </w:rPr>
        <w:t>•</w:t>
      </w:r>
      <w:r w:rsidRPr="00C378C6">
        <w:rPr>
          <w:spacing w:val="0"/>
          <w:lang w:val="en-US" w:eastAsia="en-US"/>
        </w:rPr>
        <w:tab/>
      </w:r>
      <w:r w:rsidRPr="00C378C6">
        <w:rPr>
          <w:spacing w:val="0"/>
          <w:lang w:val="en-US" w:eastAsia="en-US"/>
        </w:rPr>
        <w:t>Contributed to the presentation and report components of the project.</w:t>
      </w:r>
    </w:p>
    <w:p w:rsidR="009A5FF4" w:rsidRDefault="009A5FF4" w14:paraId="3DCBC225" w14:textId="10C582BE">
      <w:pPr>
        <w:jc w:val="left"/>
        <w:rPr>
          <w:smallCaps/>
          <w:noProof/>
        </w:rPr>
      </w:pPr>
    </w:p>
    <w:p w:rsidR="0045781D" w:rsidRDefault="0045781D" w14:paraId="24DE69FB" w14:textId="77777777">
      <w:pPr>
        <w:jc w:val="left"/>
        <w:rPr>
          <w:smallCaps/>
          <w:noProof/>
        </w:rPr>
      </w:pPr>
    </w:p>
    <w:p w:rsidR="0045781D" w:rsidRDefault="0045781D" w14:paraId="7316532F" w14:textId="77777777">
      <w:pPr>
        <w:jc w:val="left"/>
        <w:rPr>
          <w:smallCaps/>
          <w:noProof/>
        </w:rPr>
      </w:pPr>
    </w:p>
    <w:p w:rsidR="0045781D" w:rsidRDefault="0045781D" w14:paraId="2BD04D95" w14:textId="77777777">
      <w:pPr>
        <w:jc w:val="left"/>
        <w:rPr>
          <w:smallCaps/>
          <w:noProof/>
        </w:rPr>
      </w:pPr>
    </w:p>
    <w:p w:rsidRPr="002C4738" w:rsidR="009303D9" w:rsidP="00A059B3" w:rsidRDefault="009303D9" w14:paraId="34A35490" w14:textId="589A9826">
      <w:pPr>
        <w:pStyle w:val="Heading5"/>
      </w:pPr>
      <w:r w:rsidRPr="002C4738">
        <w:t>References</w:t>
      </w:r>
    </w:p>
    <w:p w:rsidRPr="00EE1569" w:rsidR="009303D9" w:rsidRDefault="009303D9" w14:paraId="626AD525" w14:textId="77777777">
      <w:pPr>
        <w:rPr>
          <w:highlight w:val="yellow"/>
        </w:rPr>
      </w:pPr>
    </w:p>
    <w:p w:rsidR="00B272AC" w:rsidRDefault="00CF22D5" w14:paraId="33831ADC" w14:textId="4B2ECD4F">
      <w:pPr>
        <w:pStyle w:val="references"/>
        <w:ind w:left="354" w:hanging="354"/>
      </w:pPr>
      <w:r w:rsidRPr="00ED5218">
        <w:t xml:space="preserve">NJ2 </w:t>
      </w:r>
      <w:r w:rsidRPr="00ED5218" w:rsidR="00ED5218">
        <w:t xml:space="preserve">Dessouky, Ghada &amp; Gens, David &amp; Haney, Patrick &amp; Persyn, Garrett &amp; Kanuparthi, Arun &amp; Khattri, Hareesh &amp; Fung, Jason &amp; </w:t>
      </w:r>
      <w:r w:rsidR="0045781D">
        <w:t>S</w:t>
      </w:r>
      <w:r w:rsidRPr="00ED5218" w:rsidR="00ED5218">
        <w:t>adeghi, Ahmad-Reza &amp; Rajendran, Jeyavijayan. (2018). When a Patch is Not Enough - HardFails: Software-Exploitable Hardware Bugs.</w:t>
      </w:r>
    </w:p>
    <w:p w:rsidR="009A5FF4" w:rsidRDefault="00846E8F" w14:paraId="62756E5E" w14:textId="632F5D6E">
      <w:pPr>
        <w:pStyle w:val="references"/>
        <w:ind w:left="354" w:hanging="354"/>
      </w:pPr>
      <w:r w:rsidRPr="00ED5218">
        <w:t xml:space="preserve">NJ1 </w:t>
      </w:r>
      <w:r w:rsidRPr="00ED5218" w:rsidR="0017163D">
        <w:t>L. Morel and D. Couroussé, "Idols with Feet of Clay: On the Security of Bootloaders and Firmware Updaters for the IoT," 2019 17th IEEE International New Circuits and Systems Conference (NEWCAS), 2019, pp. 1-4, doi: 10.1109/NEWCAS44328.2019.8961216</w:t>
      </w:r>
      <w:r w:rsidR="009A4B31">
        <w:t>.</w:t>
      </w:r>
    </w:p>
    <w:p w:rsidR="009A4B31" w:rsidP="009A5FF4" w:rsidRDefault="009A5FF4" w14:paraId="0E0419FA" w14:textId="54D42E47">
      <w:pPr>
        <w:pStyle w:val="references"/>
      </w:pPr>
      <w:r w:rsidRPr="00676E6C">
        <w:t>Xin Zhou and Xiaofei Tang, "Research and implementation of RSA algorithm for encryption and decryption," Proceedings of 2011 6th International Forum on Strategic Technology, 2011, pp. 1118-1121, doi: 10.1109/IFOST.2011.6021216</w:t>
      </w:r>
      <w:r w:rsidR="009A4B31">
        <w:t>.</w:t>
      </w:r>
    </w:p>
    <w:p w:rsidR="009A4B31" w:rsidP="009A4B31" w:rsidRDefault="009A4B31" w14:paraId="4E654092" w14:textId="77777777">
      <w:pPr>
        <w:pStyle w:val="references"/>
      </w:pPr>
      <w:r w:rsidRPr="008F3F21">
        <w:t>A. L. Selvakumar and C. S. Ganadhas, "The Evaluation Report of SHA-256 Crypt Analysis Hash Function," 2009 International Conference on Communication Software and Networks, 2009, pp. 588-592, doi: 10.1109/ICCSN.2009.50.</w:t>
      </w:r>
    </w:p>
    <w:p w:rsidR="00B73459" w:rsidP="00B73459" w:rsidRDefault="00B73459" w14:paraId="0EB6D382" w14:textId="77777777">
      <w:pPr>
        <w:pStyle w:val="references"/>
      </w:pPr>
      <w:r>
        <w:t>On the Path to a Secure Boot Solution for RISC-V</w:t>
      </w:r>
    </w:p>
    <w:p w:rsidR="00B73459" w:rsidP="005D012E" w:rsidRDefault="00B73459" w14:paraId="16DCCD2A" w14:textId="77777777">
      <w:pPr>
        <w:pStyle w:val="references"/>
        <w:numPr>
          <w:ilvl w:val="0"/>
          <w:numId w:val="0"/>
        </w:numPr>
        <w:ind w:left="360"/>
      </w:pPr>
      <w:r>
        <w:t>[https://www.veridify.com/path-secure-boot-solution-risc-v/]</w:t>
      </w:r>
    </w:p>
    <w:p w:rsidR="00B73459" w:rsidP="00B73459" w:rsidRDefault="00B73459" w14:paraId="2FB77ACF" w14:textId="657C3BCE">
      <w:pPr>
        <w:pStyle w:val="references"/>
      </w:pPr>
      <w:r>
        <w:t>WolfBoot secure Bootloader</w:t>
      </w:r>
    </w:p>
    <w:p w:rsidR="00B73459" w:rsidP="005D012E" w:rsidRDefault="00B73459" w14:paraId="2CEF13AB" w14:textId="77777777">
      <w:pPr>
        <w:pStyle w:val="references"/>
        <w:numPr>
          <w:ilvl w:val="0"/>
          <w:numId w:val="0"/>
        </w:numPr>
        <w:ind w:left="360"/>
      </w:pPr>
      <w:r>
        <w:t>[https://www.wolfssl.com/products/wolfboot/]</w:t>
      </w:r>
    </w:p>
    <w:p w:rsidR="00B73459" w:rsidRDefault="00B73459" w14:paraId="0F4BA9D5" w14:textId="403A4A77">
      <w:pPr>
        <w:pStyle w:val="references"/>
      </w:pPr>
      <w:r>
        <w:t>J. Haj-Yahya, M. M. Wong, V. Pudi, S. Bhasin and A.</w:t>
      </w:r>
      <w:r w:rsidR="007D56C1">
        <w:t xml:space="preserve"> </w:t>
      </w:r>
      <w:r>
        <w:t>Chattopadhyay, ”Lightweight Secure-Boot Architecture for</w:t>
      </w:r>
      <w:r w:rsidR="007D56C1">
        <w:t xml:space="preserve"> </w:t>
      </w:r>
      <w:r>
        <w:t>RISC-V System-on-Chip,” 20th International Symposium on</w:t>
      </w:r>
      <w:r w:rsidR="007D56C1">
        <w:t xml:space="preserve"> </w:t>
      </w:r>
      <w:r>
        <w:t>Quality Electronic Design (ISQED), 2019, pp. 216-223, doi:</w:t>
      </w:r>
      <w:r w:rsidR="007D56C1">
        <w:t xml:space="preserve"> </w:t>
      </w:r>
      <w:r>
        <w:t>10.1109/ISQED.2019.8697657.</w:t>
      </w:r>
    </w:p>
    <w:p w:rsidR="00B73459" w:rsidP="00B73459" w:rsidRDefault="00B73459" w14:paraId="64BF05F3" w14:textId="43C15B15">
      <w:pPr>
        <w:pStyle w:val="references"/>
      </w:pPr>
      <w:r>
        <w:t>Platform Security Boot Guide – Arm</w:t>
      </w:r>
    </w:p>
    <w:p w:rsidR="00B73459" w:rsidP="007D56C1" w:rsidRDefault="00B73459" w14:paraId="0F54369D" w14:textId="77777777">
      <w:pPr>
        <w:pStyle w:val="references"/>
        <w:numPr>
          <w:ilvl w:val="0"/>
          <w:numId w:val="0"/>
        </w:numPr>
        <w:ind w:left="360"/>
      </w:pPr>
      <w:r>
        <w:t>[https://developer.arm.com/documentation/den0072/latest]</w:t>
      </w:r>
    </w:p>
    <w:p w:rsidR="00B73459" w:rsidP="00B73459" w:rsidRDefault="00B73459" w14:paraId="2CBFD7C3" w14:textId="314CFD6D">
      <w:pPr>
        <w:pStyle w:val="references"/>
      </w:pPr>
      <w:r>
        <w:t xml:space="preserve"> A Survey on RISC-V Security: Hardware and Architecture</w:t>
      </w:r>
    </w:p>
    <w:p w:rsidR="00B73459" w:rsidP="007D56C1" w:rsidRDefault="00B73459" w14:paraId="56C52C8E" w14:textId="77777777">
      <w:pPr>
        <w:pStyle w:val="references"/>
        <w:numPr>
          <w:ilvl w:val="0"/>
          <w:numId w:val="0"/>
        </w:numPr>
        <w:ind w:left="360"/>
      </w:pPr>
      <w:r>
        <w:t>[https://arxiv.org/pdf/2107.04175v1.pdf]</w:t>
      </w:r>
    </w:p>
    <w:p w:rsidR="00B73459" w:rsidP="00B73459" w:rsidRDefault="00B73459" w14:paraId="654B1FD2" w14:textId="2A207B37">
      <w:pPr>
        <w:pStyle w:val="references"/>
      </w:pPr>
      <w:r>
        <w:t>The whys and hows of secure boot</w:t>
      </w:r>
    </w:p>
    <w:p w:rsidR="00B73459" w:rsidP="00AC4FA8" w:rsidRDefault="00B73459" w14:paraId="30A85CF5" w14:textId="27199F4F">
      <w:pPr>
        <w:pStyle w:val="references"/>
        <w:numPr>
          <w:ilvl w:val="0"/>
          <w:numId w:val="0"/>
        </w:numPr>
        <w:ind w:left="360"/>
      </w:pPr>
      <w:r>
        <w:t>[https://www.embedded.com/the-whys-and-hows-of-secure-boot/]</w:t>
      </w:r>
    </w:p>
    <w:p w:rsidR="00B73459" w:rsidP="00B73459" w:rsidRDefault="00B73459" w14:paraId="64A997A0" w14:textId="03D56803">
      <w:pPr>
        <w:pStyle w:val="references"/>
      </w:pPr>
      <w:r>
        <w:t>7. Byung-Chul Choi, Seoung-Hyeon Lee, Jung-Chan Na,</w:t>
      </w:r>
      <w:r w:rsidR="001A422E">
        <w:t xml:space="preserve"> </w:t>
      </w:r>
      <w:r>
        <w:t>Jong-Hyouk Lee, “Secure firmware validation and update for</w:t>
      </w:r>
      <w:r w:rsidR="001A422E">
        <w:t xml:space="preserve"> </w:t>
      </w:r>
      <w:r>
        <w:t>consumer devices in home networking”, IEEE Transactions</w:t>
      </w:r>
      <w:r w:rsidR="001A422E">
        <w:t xml:space="preserve"> </w:t>
      </w:r>
      <w:r>
        <w:t>on Consumer Electronics (Volume: 62, Issue: 1, February</w:t>
      </w:r>
      <w:r w:rsidR="001A422E">
        <w:t xml:space="preserve"> </w:t>
      </w:r>
      <w:r>
        <w:t>2016), doi: 10.1109/TCE.2016.744856</w:t>
      </w:r>
      <w:r w:rsidR="001A422E">
        <w:t xml:space="preserve"> </w:t>
      </w:r>
    </w:p>
    <w:p w:rsidR="00B73459" w:rsidP="00B73459" w:rsidRDefault="00B73459" w14:paraId="592ACB49" w14:textId="61665F68">
      <w:pPr>
        <w:pStyle w:val="references"/>
      </w:pPr>
      <w:r>
        <w:t xml:space="preserve"> PULP Platform [https://pulp-platform.org/]</w:t>
      </w:r>
    </w:p>
    <w:p w:rsidR="00B73459" w:rsidP="00B73459" w:rsidRDefault="00B73459" w14:paraId="453A9A56" w14:textId="02733271">
      <w:pPr>
        <w:pStyle w:val="references"/>
      </w:pPr>
      <w:r>
        <w:t xml:space="preserve"> PULP based chips [https://pulp-platform.org/docs/hipeac/acaces2020/04 PULP Chips.pdf]</w:t>
      </w:r>
    </w:p>
    <w:p w:rsidR="00183793" w:rsidP="007840F8" w:rsidRDefault="008838B9" w14:paraId="4B23C599" w14:textId="34295EA4">
      <w:pPr>
        <w:pStyle w:val="references"/>
      </w:pPr>
      <w:r w:rsidRPr="008838B9">
        <w:t>Online SHA256 tool</w:t>
      </w:r>
      <w:r>
        <w:t xml:space="preserve"> [</w:t>
      </w:r>
      <w:r w:rsidRPr="008838B9">
        <w:t>https://emn178.github.io/online-tools/sha256.html</w:t>
      </w:r>
      <w:r>
        <w:t>]</w:t>
      </w:r>
    </w:p>
    <w:p w:rsidR="008838B9" w:rsidP="007840F8" w:rsidRDefault="001D1C90" w14:paraId="26D580C5" w14:textId="49762A07">
      <w:pPr>
        <w:pStyle w:val="references"/>
      </w:pPr>
      <w:r w:rsidRPr="001D1C90">
        <w:t xml:space="preserve">RISC-V Instruction Set Manual  </w:t>
      </w:r>
      <w:r>
        <w:t>[</w:t>
      </w:r>
      <w:r w:rsidRPr="00FC30B6" w:rsidR="00FC30B6">
        <w:t>https://riscv.org/wp-content/uploads/2017/05/riscv-spec-v2.2.pdf</w:t>
      </w:r>
      <w:r w:rsidR="00FC30B6">
        <w:t>]</w:t>
      </w:r>
    </w:p>
    <w:p w:rsidR="0067459B" w:rsidP="00FD1EA8" w:rsidRDefault="00FD1EA8" w14:paraId="1DEDF6FE" w14:textId="7814B1D2">
      <w:pPr>
        <w:pStyle w:val="references"/>
      </w:pPr>
      <w:r w:rsidRPr="00A63C55">
        <w:t>PULPissimo README</w:t>
      </w:r>
      <w:r w:rsidR="00A63C55">
        <w:t xml:space="preserve"> [</w:t>
      </w:r>
      <w:r w:rsidRPr="00FD1EA8">
        <w:t>https://github.com/pulp-platform/pulpissimo/blob/master/README.md</w:t>
      </w:r>
      <w:r w:rsidR="00A63C55">
        <w:t>]</w:t>
      </w:r>
    </w:p>
    <w:p w:rsidR="00DC5771" w:rsidP="00FD1EA8" w:rsidRDefault="00DC5771" w14:paraId="16EFA493" w14:textId="14CD7491">
      <w:pPr>
        <w:pStyle w:val="references"/>
      </w:pPr>
      <w:r w:rsidRPr="00DC5771">
        <w:t>Configure and run PULPissimo</w:t>
      </w:r>
      <w:r>
        <w:t xml:space="preserve"> [</w:t>
      </w:r>
      <w:r w:rsidRPr="00DC5771">
        <w:t>https://singularitykchen.github.io/blog/2020/12/20/Tutorial-Configure-and-Run-Pulpissimo/</w:t>
      </w:r>
      <w:r>
        <w:t>]</w:t>
      </w:r>
    </w:p>
    <w:p w:rsidR="00B068C3" w:rsidP="00FD1EA8" w:rsidRDefault="00AB0DE5" w14:paraId="304EE4D1" w14:textId="1730A36A">
      <w:pPr>
        <w:pStyle w:val="references"/>
      </w:pPr>
      <w:r w:rsidRPr="00AB0DE5">
        <w:t>A Deep Dive into HW/SW Development with PULP</w:t>
      </w:r>
      <w:r>
        <w:t xml:space="preserve"> [</w:t>
      </w:r>
      <w:r w:rsidRPr="00AB0DE5">
        <w:t>https://www.youtube.com/watch?v=B7BtaYh3VqI</w:t>
      </w:r>
      <w:r>
        <w:t>]</w:t>
      </w:r>
    </w:p>
    <w:p w:rsidR="007840F8" w:rsidP="007840F8" w:rsidRDefault="007840F8" w14:paraId="209DD09C" w14:textId="216D0E2B">
      <w:pPr>
        <w:pStyle w:val="references"/>
        <w:numPr>
          <w:ilvl w:val="0"/>
          <w:numId w:val="0"/>
        </w:numPr>
        <w:ind w:left="360"/>
      </w:pPr>
    </w:p>
    <w:p w:rsidR="00836367" w:rsidP="005B25D8" w:rsidRDefault="00836367" w14:paraId="6DD606B4" w14:textId="416D4221">
      <w:pPr>
        <w:pStyle w:val="references"/>
        <w:numPr>
          <w:ilvl w:val="0"/>
          <w:numId w:val="0"/>
        </w:numPr>
        <w:ind w:left="360"/>
        <w:rPr>
          <w:rFonts w:eastAsia="SimSun"/>
          <w:b/>
          <w:noProof w:val="0"/>
          <w:color w:val="FF0000"/>
          <w:spacing w:val="-1"/>
          <w:sz w:val="20"/>
          <w:szCs w:val="20"/>
          <w:highlight w:val="yellow"/>
          <w:lang w:val="x-none" w:eastAsia="x-none"/>
        </w:rPr>
      </w:pPr>
    </w:p>
    <w:p w:rsidRPr="00471A2C" w:rsidR="009A5FF4" w:rsidP="005E0FFF" w:rsidRDefault="009A5FF4" w14:paraId="28459D86" w14:textId="49F59806">
      <w:pPr>
        <w:pStyle w:val="references"/>
        <w:numPr>
          <w:ilvl w:val="0"/>
          <w:numId w:val="0"/>
        </w:numPr>
        <w:ind w:left="360" w:hanging="360"/>
        <w:rPr>
          <w:rFonts w:eastAsia="SimSun"/>
          <w:b/>
          <w:noProof w:val="0"/>
          <w:color w:val="FF0000"/>
          <w:spacing w:val="-1"/>
          <w:sz w:val="20"/>
          <w:szCs w:val="20"/>
          <w:highlight w:val="yellow"/>
          <w:lang w:val="x-none" w:eastAsia="x-none"/>
        </w:rPr>
        <w:sectPr w:rsidRPr="00471A2C" w:rsidR="009A5FF4" w:rsidSect="003B4E04">
          <w:type w:val="continuous"/>
          <w:pgSz w:w="11906" w:h="16838" w:code="9"/>
          <w:pgMar w:top="1080" w:right="907" w:bottom="1440" w:left="907" w:header="720" w:footer="720" w:gutter="0"/>
          <w:cols w:space="360" w:num="2"/>
          <w:docGrid w:linePitch="360"/>
        </w:sectPr>
      </w:pPr>
    </w:p>
    <w:p w:rsidR="009303D9" w:rsidP="00D740CB" w:rsidRDefault="009303D9" w14:paraId="5C51F3F2" w14:textId="108BB6ED">
      <w:pPr>
        <w:jc w:val="left"/>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32D3" w:rsidP="001A3B3D" w:rsidRDefault="00D832D3" w14:paraId="0CDBFA65" w14:textId="77777777">
      <w:r>
        <w:separator/>
      </w:r>
    </w:p>
  </w:endnote>
  <w:endnote w:type="continuationSeparator" w:id="0">
    <w:p w:rsidR="00D832D3" w:rsidP="001A3B3D" w:rsidRDefault="00D832D3" w14:paraId="1F9304E3" w14:textId="77777777">
      <w:r>
        <w:continuationSeparator/>
      </w:r>
    </w:p>
  </w:endnote>
  <w:endnote w:type="continuationNotice" w:id="1">
    <w:p w:rsidR="00D832D3" w:rsidRDefault="00D832D3" w14:paraId="3B34088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P="0056610F" w:rsidRDefault="001A3B3D" w14:paraId="52EA3F04" w14:textId="77777777">
    <w:pPr>
      <w:pStyle w:val="Footer"/>
      <w:jc w:val="left"/>
      <w:rPr>
        <w:sz w:val="16"/>
        <w:szCs w:val="16"/>
      </w:rPr>
    </w:pPr>
  </w:p>
  <w:p w:rsidRPr="006F6D3D" w:rsidR="00D23132" w:rsidP="0056610F" w:rsidRDefault="00D23132" w14:paraId="7F8053BE" w14:textId="77777777">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32D3" w:rsidP="001A3B3D" w:rsidRDefault="00D832D3" w14:paraId="0D0306E6" w14:textId="77777777">
      <w:r>
        <w:separator/>
      </w:r>
    </w:p>
  </w:footnote>
  <w:footnote w:type="continuationSeparator" w:id="0">
    <w:p w:rsidR="00D832D3" w:rsidP="001A3B3D" w:rsidRDefault="00D832D3" w14:paraId="6AFE1B71" w14:textId="77777777">
      <w:r>
        <w:continuationSeparator/>
      </w:r>
    </w:p>
  </w:footnote>
  <w:footnote w:type="continuationNotice" w:id="1">
    <w:p w:rsidR="00D832D3" w:rsidRDefault="00D832D3" w14:paraId="26A6382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20A56E5"/>
    <w:multiLevelType w:val="multilevel"/>
    <w:tmpl w:val="ACD8472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028D17CF"/>
    <w:multiLevelType w:val="hybridMultilevel"/>
    <w:tmpl w:val="17E291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0CCD3E65"/>
    <w:multiLevelType w:val="hybridMultilevel"/>
    <w:tmpl w:val="F62A66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10874E27"/>
    <w:multiLevelType w:val="hybridMultilevel"/>
    <w:tmpl w:val="056442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19576134"/>
    <w:multiLevelType w:val="hybridMultilevel"/>
    <w:tmpl w:val="83F609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2B47B02"/>
    <w:multiLevelType w:val="hybridMultilevel"/>
    <w:tmpl w:val="98AC70EC"/>
    <w:lvl w:ilvl="0" w:tplc="4CC6A736">
      <w:numFmt w:val="bullet"/>
      <w:lvlText w:val=""/>
      <w:lvlJc w:val="left"/>
      <w:pPr>
        <w:ind w:left="720" w:hanging="360"/>
      </w:pPr>
      <w:rPr>
        <w:rFonts w:hint="default" w:ascii="Symbol" w:hAnsi="Symbol" w:eastAsia="SimSu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62C1459"/>
    <w:multiLevelType w:val="multilevel"/>
    <w:tmpl w:val="BB0E803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34AA220C"/>
    <w:multiLevelType w:val="hybridMultilevel"/>
    <w:tmpl w:val="74FEBE72"/>
    <w:lvl w:ilvl="0" w:tplc="4CC6A736">
      <w:numFmt w:val="bullet"/>
      <w:lvlText w:val=""/>
      <w:lvlJc w:val="left"/>
      <w:pPr>
        <w:ind w:left="648" w:hanging="360"/>
      </w:pPr>
      <w:rPr>
        <w:rFonts w:hint="default" w:ascii="Symbol" w:hAnsi="Symbol" w:eastAsia="SimSun" w:cs="Times New Roman"/>
      </w:rPr>
    </w:lvl>
    <w:lvl w:ilvl="1" w:tplc="04090003" w:tentative="1">
      <w:start w:val="1"/>
      <w:numFmt w:val="bullet"/>
      <w:lvlText w:val="o"/>
      <w:lvlJc w:val="left"/>
      <w:pPr>
        <w:ind w:left="1368" w:hanging="360"/>
      </w:pPr>
      <w:rPr>
        <w:rFonts w:hint="default" w:ascii="Courier New" w:hAnsi="Courier New" w:cs="Courier New"/>
      </w:rPr>
    </w:lvl>
    <w:lvl w:ilvl="2" w:tplc="04090005" w:tentative="1">
      <w:start w:val="1"/>
      <w:numFmt w:val="bullet"/>
      <w:lvlText w:val=""/>
      <w:lvlJc w:val="left"/>
      <w:pPr>
        <w:ind w:left="2088" w:hanging="360"/>
      </w:pPr>
      <w:rPr>
        <w:rFonts w:hint="default" w:ascii="Wingdings" w:hAnsi="Wingdings"/>
      </w:rPr>
    </w:lvl>
    <w:lvl w:ilvl="3" w:tplc="04090001" w:tentative="1">
      <w:start w:val="1"/>
      <w:numFmt w:val="bullet"/>
      <w:lvlText w:val=""/>
      <w:lvlJc w:val="left"/>
      <w:pPr>
        <w:ind w:left="2808" w:hanging="360"/>
      </w:pPr>
      <w:rPr>
        <w:rFonts w:hint="default" w:ascii="Symbol" w:hAnsi="Symbol"/>
      </w:rPr>
    </w:lvl>
    <w:lvl w:ilvl="4" w:tplc="04090003" w:tentative="1">
      <w:start w:val="1"/>
      <w:numFmt w:val="bullet"/>
      <w:lvlText w:val="o"/>
      <w:lvlJc w:val="left"/>
      <w:pPr>
        <w:ind w:left="3528" w:hanging="360"/>
      </w:pPr>
      <w:rPr>
        <w:rFonts w:hint="default" w:ascii="Courier New" w:hAnsi="Courier New" w:cs="Courier New"/>
      </w:rPr>
    </w:lvl>
    <w:lvl w:ilvl="5" w:tplc="04090005" w:tentative="1">
      <w:start w:val="1"/>
      <w:numFmt w:val="bullet"/>
      <w:lvlText w:val=""/>
      <w:lvlJc w:val="left"/>
      <w:pPr>
        <w:ind w:left="4248" w:hanging="360"/>
      </w:pPr>
      <w:rPr>
        <w:rFonts w:hint="default" w:ascii="Wingdings" w:hAnsi="Wingdings"/>
      </w:rPr>
    </w:lvl>
    <w:lvl w:ilvl="6" w:tplc="04090001" w:tentative="1">
      <w:start w:val="1"/>
      <w:numFmt w:val="bullet"/>
      <w:lvlText w:val=""/>
      <w:lvlJc w:val="left"/>
      <w:pPr>
        <w:ind w:left="4968" w:hanging="360"/>
      </w:pPr>
      <w:rPr>
        <w:rFonts w:hint="default" w:ascii="Symbol" w:hAnsi="Symbol"/>
      </w:rPr>
    </w:lvl>
    <w:lvl w:ilvl="7" w:tplc="04090003" w:tentative="1">
      <w:start w:val="1"/>
      <w:numFmt w:val="bullet"/>
      <w:lvlText w:val="o"/>
      <w:lvlJc w:val="left"/>
      <w:pPr>
        <w:ind w:left="5688" w:hanging="360"/>
      </w:pPr>
      <w:rPr>
        <w:rFonts w:hint="default" w:ascii="Courier New" w:hAnsi="Courier New" w:cs="Courier New"/>
      </w:rPr>
    </w:lvl>
    <w:lvl w:ilvl="8" w:tplc="04090005" w:tentative="1">
      <w:start w:val="1"/>
      <w:numFmt w:val="bullet"/>
      <w:lvlText w:val=""/>
      <w:lvlJc w:val="left"/>
      <w:pPr>
        <w:ind w:left="6408" w:hanging="360"/>
      </w:pPr>
      <w:rPr>
        <w:rFonts w:hint="default" w:ascii="Wingdings" w:hAnsi="Wingdings"/>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24" w15:restartNumberingAfterBreak="0">
    <w:nsid w:val="3A7902E3"/>
    <w:multiLevelType w:val="hybridMultilevel"/>
    <w:tmpl w:val="2B2EE91A"/>
    <w:lvl w:ilvl="0" w:tplc="BC20B744">
      <w:start w:val="1"/>
      <w:numFmt w:val="decimal"/>
      <w:lvlText w:val="%1."/>
      <w:lvlJc w:val="left"/>
      <w:pPr>
        <w:ind w:left="720" w:hanging="360"/>
      </w:pPr>
      <w:rPr>
        <w:rFonts w:hint="default" w:ascii="Helvetica" w:hAnsi="Helvetica" w:cs="Helvetic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AF71AB"/>
    <w:multiLevelType w:val="hybridMultilevel"/>
    <w:tmpl w:val="D61EC8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C647EA9"/>
    <w:multiLevelType w:val="hybridMultilevel"/>
    <w:tmpl w:val="D8E44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3D13B9"/>
    <w:multiLevelType w:val="hybridMultilevel"/>
    <w:tmpl w:val="C5669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7C0CAF"/>
    <w:multiLevelType w:val="hybridMultilevel"/>
    <w:tmpl w:val="14A43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89603E"/>
    <w:multiLevelType w:val="multilevel"/>
    <w:tmpl w:val="0AB06E12"/>
    <w:lvl w:ilvl="0">
      <w:start w:val="1"/>
      <w:numFmt w:val="upperRoman"/>
      <w:pStyle w:val="Heading1"/>
      <w:lvlText w:val="%1."/>
      <w:lvlJc w:val="cente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30" w15:restartNumberingAfterBreak="0">
    <w:nsid w:val="47553B3F"/>
    <w:multiLevelType w:val="hybridMultilevel"/>
    <w:tmpl w:val="519E88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93C3F76"/>
    <w:multiLevelType w:val="hybridMultilevel"/>
    <w:tmpl w:val="9A9E418C"/>
    <w:lvl w:ilvl="0" w:tplc="2C18EFA4">
      <w:start w:val="1"/>
      <w:numFmt w:val="lowerLetter"/>
      <w:pStyle w:val="tablefootnote"/>
      <w:lvlText w:val="%1."/>
      <w:lvlJc w:val="right"/>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A37F59"/>
    <w:multiLevelType w:val="hybridMultilevel"/>
    <w:tmpl w:val="426EED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4F2D4893"/>
    <w:multiLevelType w:val="hybridMultilevel"/>
    <w:tmpl w:val="C4884E94"/>
    <w:lvl w:ilvl="0" w:tplc="04090001">
      <w:start w:val="1"/>
      <w:numFmt w:val="bullet"/>
      <w:lvlText w:val=""/>
      <w:lvlJc w:val="left"/>
      <w:pPr>
        <w:ind w:left="770" w:hanging="360"/>
      </w:pPr>
      <w:rPr>
        <w:rFonts w:hint="default" w:ascii="Symbol" w:hAnsi="Symbol"/>
      </w:rPr>
    </w:lvl>
    <w:lvl w:ilvl="1" w:tplc="04090003" w:tentative="1">
      <w:start w:val="1"/>
      <w:numFmt w:val="bullet"/>
      <w:lvlText w:val="o"/>
      <w:lvlJc w:val="left"/>
      <w:pPr>
        <w:ind w:left="1490" w:hanging="360"/>
      </w:pPr>
      <w:rPr>
        <w:rFonts w:hint="default" w:ascii="Courier New" w:hAnsi="Courier New" w:cs="Courier New"/>
      </w:rPr>
    </w:lvl>
    <w:lvl w:ilvl="2" w:tplc="04090005" w:tentative="1">
      <w:start w:val="1"/>
      <w:numFmt w:val="bullet"/>
      <w:lvlText w:val=""/>
      <w:lvlJc w:val="left"/>
      <w:pPr>
        <w:ind w:left="2210" w:hanging="360"/>
      </w:pPr>
      <w:rPr>
        <w:rFonts w:hint="default" w:ascii="Wingdings" w:hAnsi="Wingdings"/>
      </w:rPr>
    </w:lvl>
    <w:lvl w:ilvl="3" w:tplc="04090001" w:tentative="1">
      <w:start w:val="1"/>
      <w:numFmt w:val="bullet"/>
      <w:lvlText w:val=""/>
      <w:lvlJc w:val="left"/>
      <w:pPr>
        <w:ind w:left="2930" w:hanging="360"/>
      </w:pPr>
      <w:rPr>
        <w:rFonts w:hint="default" w:ascii="Symbol" w:hAnsi="Symbol"/>
      </w:rPr>
    </w:lvl>
    <w:lvl w:ilvl="4" w:tplc="04090003" w:tentative="1">
      <w:start w:val="1"/>
      <w:numFmt w:val="bullet"/>
      <w:lvlText w:val="o"/>
      <w:lvlJc w:val="left"/>
      <w:pPr>
        <w:ind w:left="3650" w:hanging="360"/>
      </w:pPr>
      <w:rPr>
        <w:rFonts w:hint="default" w:ascii="Courier New" w:hAnsi="Courier New" w:cs="Courier New"/>
      </w:rPr>
    </w:lvl>
    <w:lvl w:ilvl="5" w:tplc="04090005" w:tentative="1">
      <w:start w:val="1"/>
      <w:numFmt w:val="bullet"/>
      <w:lvlText w:val=""/>
      <w:lvlJc w:val="left"/>
      <w:pPr>
        <w:ind w:left="4370" w:hanging="360"/>
      </w:pPr>
      <w:rPr>
        <w:rFonts w:hint="default" w:ascii="Wingdings" w:hAnsi="Wingdings"/>
      </w:rPr>
    </w:lvl>
    <w:lvl w:ilvl="6" w:tplc="04090001" w:tentative="1">
      <w:start w:val="1"/>
      <w:numFmt w:val="bullet"/>
      <w:lvlText w:val=""/>
      <w:lvlJc w:val="left"/>
      <w:pPr>
        <w:ind w:left="5090" w:hanging="360"/>
      </w:pPr>
      <w:rPr>
        <w:rFonts w:hint="default" w:ascii="Symbol" w:hAnsi="Symbol"/>
      </w:rPr>
    </w:lvl>
    <w:lvl w:ilvl="7" w:tplc="04090003" w:tentative="1">
      <w:start w:val="1"/>
      <w:numFmt w:val="bullet"/>
      <w:lvlText w:val="o"/>
      <w:lvlJc w:val="left"/>
      <w:pPr>
        <w:ind w:left="5810" w:hanging="360"/>
      </w:pPr>
      <w:rPr>
        <w:rFonts w:hint="default" w:ascii="Courier New" w:hAnsi="Courier New" w:cs="Courier New"/>
      </w:rPr>
    </w:lvl>
    <w:lvl w:ilvl="8" w:tplc="04090005" w:tentative="1">
      <w:start w:val="1"/>
      <w:numFmt w:val="bullet"/>
      <w:lvlText w:val=""/>
      <w:lvlJc w:val="left"/>
      <w:pPr>
        <w:ind w:left="6530" w:hanging="360"/>
      </w:pPr>
      <w:rPr>
        <w:rFonts w:hint="default" w:ascii="Wingdings" w:hAnsi="Wingdings"/>
      </w:r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35" w15:restartNumberingAfterBreak="0">
    <w:nsid w:val="580800CD"/>
    <w:multiLevelType w:val="hybridMultilevel"/>
    <w:tmpl w:val="CACA40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5BC01E59"/>
    <w:multiLevelType w:val="hybridMultilevel"/>
    <w:tmpl w:val="F7CE43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5C160ADE"/>
    <w:multiLevelType w:val="hybridMultilevel"/>
    <w:tmpl w:val="320432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8431F47"/>
    <w:multiLevelType w:val="hybridMultilevel"/>
    <w:tmpl w:val="216EDF96"/>
    <w:lvl w:ilvl="0" w:tplc="04090001">
      <w:start w:val="1"/>
      <w:numFmt w:val="bullet"/>
      <w:lvlText w:val=""/>
      <w:lvlJc w:val="left"/>
      <w:pPr>
        <w:ind w:left="1446" w:hanging="360"/>
      </w:pPr>
      <w:rPr>
        <w:rFonts w:hint="default" w:ascii="Symbol" w:hAnsi="Symbol"/>
      </w:rPr>
    </w:lvl>
    <w:lvl w:ilvl="1" w:tplc="04090003" w:tentative="1">
      <w:start w:val="1"/>
      <w:numFmt w:val="bullet"/>
      <w:lvlText w:val="o"/>
      <w:lvlJc w:val="left"/>
      <w:pPr>
        <w:ind w:left="2166" w:hanging="360"/>
      </w:pPr>
      <w:rPr>
        <w:rFonts w:hint="default" w:ascii="Courier New" w:hAnsi="Courier New" w:cs="Courier New"/>
      </w:rPr>
    </w:lvl>
    <w:lvl w:ilvl="2" w:tplc="04090005" w:tentative="1">
      <w:start w:val="1"/>
      <w:numFmt w:val="bullet"/>
      <w:lvlText w:val=""/>
      <w:lvlJc w:val="left"/>
      <w:pPr>
        <w:ind w:left="2886" w:hanging="360"/>
      </w:pPr>
      <w:rPr>
        <w:rFonts w:hint="default" w:ascii="Wingdings" w:hAnsi="Wingdings"/>
      </w:rPr>
    </w:lvl>
    <w:lvl w:ilvl="3" w:tplc="04090001" w:tentative="1">
      <w:start w:val="1"/>
      <w:numFmt w:val="bullet"/>
      <w:lvlText w:val=""/>
      <w:lvlJc w:val="left"/>
      <w:pPr>
        <w:ind w:left="3606" w:hanging="360"/>
      </w:pPr>
      <w:rPr>
        <w:rFonts w:hint="default" w:ascii="Symbol" w:hAnsi="Symbol"/>
      </w:rPr>
    </w:lvl>
    <w:lvl w:ilvl="4" w:tplc="04090003" w:tentative="1">
      <w:start w:val="1"/>
      <w:numFmt w:val="bullet"/>
      <w:lvlText w:val="o"/>
      <w:lvlJc w:val="left"/>
      <w:pPr>
        <w:ind w:left="4326" w:hanging="360"/>
      </w:pPr>
      <w:rPr>
        <w:rFonts w:hint="default" w:ascii="Courier New" w:hAnsi="Courier New" w:cs="Courier New"/>
      </w:rPr>
    </w:lvl>
    <w:lvl w:ilvl="5" w:tplc="04090005" w:tentative="1">
      <w:start w:val="1"/>
      <w:numFmt w:val="bullet"/>
      <w:lvlText w:val=""/>
      <w:lvlJc w:val="left"/>
      <w:pPr>
        <w:ind w:left="5046" w:hanging="360"/>
      </w:pPr>
      <w:rPr>
        <w:rFonts w:hint="default" w:ascii="Wingdings" w:hAnsi="Wingdings"/>
      </w:rPr>
    </w:lvl>
    <w:lvl w:ilvl="6" w:tplc="04090001" w:tentative="1">
      <w:start w:val="1"/>
      <w:numFmt w:val="bullet"/>
      <w:lvlText w:val=""/>
      <w:lvlJc w:val="left"/>
      <w:pPr>
        <w:ind w:left="5766" w:hanging="360"/>
      </w:pPr>
      <w:rPr>
        <w:rFonts w:hint="default" w:ascii="Symbol" w:hAnsi="Symbol"/>
      </w:rPr>
    </w:lvl>
    <w:lvl w:ilvl="7" w:tplc="04090003" w:tentative="1">
      <w:start w:val="1"/>
      <w:numFmt w:val="bullet"/>
      <w:lvlText w:val="o"/>
      <w:lvlJc w:val="left"/>
      <w:pPr>
        <w:ind w:left="6486" w:hanging="360"/>
      </w:pPr>
      <w:rPr>
        <w:rFonts w:hint="default" w:ascii="Courier New" w:hAnsi="Courier New" w:cs="Courier New"/>
      </w:rPr>
    </w:lvl>
    <w:lvl w:ilvl="8" w:tplc="04090005" w:tentative="1">
      <w:start w:val="1"/>
      <w:numFmt w:val="bullet"/>
      <w:lvlText w:val=""/>
      <w:lvlJc w:val="left"/>
      <w:pPr>
        <w:ind w:left="7206" w:hanging="360"/>
      </w:pPr>
      <w:rPr>
        <w:rFonts w:hint="default" w:ascii="Wingdings" w:hAnsi="Wingdings"/>
      </w:rPr>
    </w:lvl>
  </w:abstractNum>
  <w:abstractNum w:abstractNumId="39"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41" w15:restartNumberingAfterBreak="0">
    <w:nsid w:val="75407570"/>
    <w:multiLevelType w:val="hybridMultilevel"/>
    <w:tmpl w:val="447E1A0E"/>
    <w:lvl w:ilvl="0" w:tplc="0108D0DC">
      <w:start w:val="1"/>
      <w:numFmt w:val="bullet"/>
      <w:lvlText w:val="•"/>
      <w:lvlJc w:val="left"/>
      <w:pPr>
        <w:tabs>
          <w:tab w:val="num" w:pos="720"/>
        </w:tabs>
        <w:ind w:left="720" w:hanging="360"/>
      </w:pPr>
      <w:rPr>
        <w:rFonts w:hint="default" w:ascii="Arial" w:hAnsi="Arial"/>
      </w:rPr>
    </w:lvl>
    <w:lvl w:ilvl="1" w:tplc="170226FC" w:tentative="1">
      <w:start w:val="1"/>
      <w:numFmt w:val="bullet"/>
      <w:lvlText w:val="•"/>
      <w:lvlJc w:val="left"/>
      <w:pPr>
        <w:tabs>
          <w:tab w:val="num" w:pos="1440"/>
        </w:tabs>
        <w:ind w:left="1440" w:hanging="360"/>
      </w:pPr>
      <w:rPr>
        <w:rFonts w:hint="default" w:ascii="Arial" w:hAnsi="Arial"/>
      </w:rPr>
    </w:lvl>
    <w:lvl w:ilvl="2" w:tplc="DEAE4F2C" w:tentative="1">
      <w:start w:val="1"/>
      <w:numFmt w:val="bullet"/>
      <w:lvlText w:val="•"/>
      <w:lvlJc w:val="left"/>
      <w:pPr>
        <w:tabs>
          <w:tab w:val="num" w:pos="2160"/>
        </w:tabs>
        <w:ind w:left="2160" w:hanging="360"/>
      </w:pPr>
      <w:rPr>
        <w:rFonts w:hint="default" w:ascii="Arial" w:hAnsi="Arial"/>
      </w:rPr>
    </w:lvl>
    <w:lvl w:ilvl="3" w:tplc="B87C187E" w:tentative="1">
      <w:start w:val="1"/>
      <w:numFmt w:val="bullet"/>
      <w:lvlText w:val="•"/>
      <w:lvlJc w:val="left"/>
      <w:pPr>
        <w:tabs>
          <w:tab w:val="num" w:pos="2880"/>
        </w:tabs>
        <w:ind w:left="2880" w:hanging="360"/>
      </w:pPr>
      <w:rPr>
        <w:rFonts w:hint="default" w:ascii="Arial" w:hAnsi="Arial"/>
      </w:rPr>
    </w:lvl>
    <w:lvl w:ilvl="4" w:tplc="1804943C" w:tentative="1">
      <w:start w:val="1"/>
      <w:numFmt w:val="bullet"/>
      <w:lvlText w:val="•"/>
      <w:lvlJc w:val="left"/>
      <w:pPr>
        <w:tabs>
          <w:tab w:val="num" w:pos="3600"/>
        </w:tabs>
        <w:ind w:left="3600" w:hanging="360"/>
      </w:pPr>
      <w:rPr>
        <w:rFonts w:hint="default" w:ascii="Arial" w:hAnsi="Arial"/>
      </w:rPr>
    </w:lvl>
    <w:lvl w:ilvl="5" w:tplc="56C897F2" w:tentative="1">
      <w:start w:val="1"/>
      <w:numFmt w:val="bullet"/>
      <w:lvlText w:val="•"/>
      <w:lvlJc w:val="left"/>
      <w:pPr>
        <w:tabs>
          <w:tab w:val="num" w:pos="4320"/>
        </w:tabs>
        <w:ind w:left="4320" w:hanging="360"/>
      </w:pPr>
      <w:rPr>
        <w:rFonts w:hint="default" w:ascii="Arial" w:hAnsi="Arial"/>
      </w:rPr>
    </w:lvl>
    <w:lvl w:ilvl="6" w:tplc="9C38866C" w:tentative="1">
      <w:start w:val="1"/>
      <w:numFmt w:val="bullet"/>
      <w:lvlText w:val="•"/>
      <w:lvlJc w:val="left"/>
      <w:pPr>
        <w:tabs>
          <w:tab w:val="num" w:pos="5040"/>
        </w:tabs>
        <w:ind w:left="5040" w:hanging="360"/>
      </w:pPr>
      <w:rPr>
        <w:rFonts w:hint="default" w:ascii="Arial" w:hAnsi="Arial"/>
      </w:rPr>
    </w:lvl>
    <w:lvl w:ilvl="7" w:tplc="49362720" w:tentative="1">
      <w:start w:val="1"/>
      <w:numFmt w:val="bullet"/>
      <w:lvlText w:val="•"/>
      <w:lvlJc w:val="left"/>
      <w:pPr>
        <w:tabs>
          <w:tab w:val="num" w:pos="5760"/>
        </w:tabs>
        <w:ind w:left="5760" w:hanging="360"/>
      </w:pPr>
      <w:rPr>
        <w:rFonts w:hint="default" w:ascii="Arial" w:hAnsi="Arial"/>
      </w:rPr>
    </w:lvl>
    <w:lvl w:ilvl="8" w:tplc="3FEE1BF8" w:tentative="1">
      <w:start w:val="1"/>
      <w:numFmt w:val="bullet"/>
      <w:lvlText w:val="•"/>
      <w:lvlJc w:val="left"/>
      <w:pPr>
        <w:tabs>
          <w:tab w:val="num" w:pos="6480"/>
        </w:tabs>
        <w:ind w:left="6480" w:hanging="360"/>
      </w:pPr>
      <w:rPr>
        <w:rFonts w:hint="default" w:ascii="Arial" w:hAnsi="Arial"/>
      </w:rPr>
    </w:lvl>
  </w:abstractNum>
  <w:abstractNum w:abstractNumId="42" w15:restartNumberingAfterBreak="0">
    <w:nsid w:val="7671131F"/>
    <w:multiLevelType w:val="multilevel"/>
    <w:tmpl w:val="5A40D30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F97183A"/>
    <w:multiLevelType w:val="hybridMultilevel"/>
    <w:tmpl w:val="37F8A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0348007">
    <w:abstractNumId w:val="22"/>
  </w:num>
  <w:num w:numId="2" w16cid:durableId="1368993401">
    <w:abstractNumId w:val="39"/>
  </w:num>
  <w:num w:numId="3" w16cid:durableId="577714624">
    <w:abstractNumId w:val="20"/>
  </w:num>
  <w:num w:numId="4" w16cid:durableId="1174759403">
    <w:abstractNumId w:val="29"/>
  </w:num>
  <w:num w:numId="5" w16cid:durableId="28263432">
    <w:abstractNumId w:val="29"/>
  </w:num>
  <w:num w:numId="6" w16cid:durableId="687023129">
    <w:abstractNumId w:val="29"/>
  </w:num>
  <w:num w:numId="7" w16cid:durableId="49697532">
    <w:abstractNumId w:val="29"/>
  </w:num>
  <w:num w:numId="8" w16cid:durableId="1173766102">
    <w:abstractNumId w:val="34"/>
  </w:num>
  <w:num w:numId="9" w16cid:durableId="1116094798">
    <w:abstractNumId w:val="40"/>
  </w:num>
  <w:num w:numId="10" w16cid:durableId="441074932">
    <w:abstractNumId w:val="23"/>
  </w:num>
  <w:num w:numId="11" w16cid:durableId="447089153">
    <w:abstractNumId w:val="17"/>
  </w:num>
  <w:num w:numId="12" w16cid:durableId="2071074650">
    <w:abstractNumId w:val="16"/>
  </w:num>
  <w:num w:numId="13" w16cid:durableId="2102216085">
    <w:abstractNumId w:val="0"/>
  </w:num>
  <w:num w:numId="14" w16cid:durableId="951474763">
    <w:abstractNumId w:val="10"/>
  </w:num>
  <w:num w:numId="15" w16cid:durableId="828055509">
    <w:abstractNumId w:val="8"/>
  </w:num>
  <w:num w:numId="16" w16cid:durableId="1684547114">
    <w:abstractNumId w:val="7"/>
  </w:num>
  <w:num w:numId="17" w16cid:durableId="1128276516">
    <w:abstractNumId w:val="6"/>
  </w:num>
  <w:num w:numId="18" w16cid:durableId="1713647224">
    <w:abstractNumId w:val="5"/>
  </w:num>
  <w:num w:numId="19" w16cid:durableId="2072381809">
    <w:abstractNumId w:val="9"/>
  </w:num>
  <w:num w:numId="20" w16cid:durableId="1501771644">
    <w:abstractNumId w:val="4"/>
  </w:num>
  <w:num w:numId="21" w16cid:durableId="1451969993">
    <w:abstractNumId w:val="3"/>
  </w:num>
  <w:num w:numId="22" w16cid:durableId="1752921600">
    <w:abstractNumId w:val="2"/>
  </w:num>
  <w:num w:numId="23" w16cid:durableId="492992659">
    <w:abstractNumId w:val="1"/>
  </w:num>
  <w:num w:numId="24" w16cid:durableId="2087218746">
    <w:abstractNumId w:val="31"/>
  </w:num>
  <w:num w:numId="25" w16cid:durableId="1837332671">
    <w:abstractNumId w:val="21"/>
  </w:num>
  <w:num w:numId="26" w16cid:durableId="1171213033">
    <w:abstractNumId w:val="24"/>
  </w:num>
  <w:num w:numId="27" w16cid:durableId="1739665565">
    <w:abstractNumId w:val="35"/>
  </w:num>
  <w:num w:numId="28" w16cid:durableId="1493374615">
    <w:abstractNumId w:val="37"/>
  </w:num>
  <w:num w:numId="29" w16cid:durableId="1684358813">
    <w:abstractNumId w:val="27"/>
  </w:num>
  <w:num w:numId="30" w16cid:durableId="1505046393">
    <w:abstractNumId w:val="33"/>
  </w:num>
  <w:num w:numId="31" w16cid:durableId="1210456159">
    <w:abstractNumId w:val="38"/>
  </w:num>
  <w:num w:numId="32" w16cid:durableId="494565957">
    <w:abstractNumId w:val="13"/>
  </w:num>
  <w:num w:numId="33" w16cid:durableId="809592468">
    <w:abstractNumId w:val="26"/>
  </w:num>
  <w:num w:numId="34" w16cid:durableId="1911620368">
    <w:abstractNumId w:val="15"/>
  </w:num>
  <w:num w:numId="35" w16cid:durableId="1006522714">
    <w:abstractNumId w:val="36"/>
  </w:num>
  <w:num w:numId="36" w16cid:durableId="653488521">
    <w:abstractNumId w:val="30"/>
  </w:num>
  <w:num w:numId="37" w16cid:durableId="1165897705">
    <w:abstractNumId w:val="25"/>
  </w:num>
  <w:num w:numId="38" w16cid:durableId="1594968705">
    <w:abstractNumId w:val="11"/>
  </w:num>
  <w:num w:numId="39" w16cid:durableId="1019357851">
    <w:abstractNumId w:val="11"/>
    <w:lvlOverride w:ilvl="0"/>
  </w:num>
  <w:num w:numId="40" w16cid:durableId="1577593831">
    <w:abstractNumId w:val="42"/>
  </w:num>
  <w:num w:numId="41" w16cid:durableId="1659991899">
    <w:abstractNumId w:val="42"/>
    <w:lvlOverride w:ilvl="0"/>
  </w:num>
  <w:num w:numId="42" w16cid:durableId="738288162">
    <w:abstractNumId w:val="19"/>
  </w:num>
  <w:num w:numId="43" w16cid:durableId="848448423">
    <w:abstractNumId w:val="19"/>
    <w:lvlOverride w:ilvl="0"/>
  </w:num>
  <w:num w:numId="44" w16cid:durableId="2053845099">
    <w:abstractNumId w:val="14"/>
  </w:num>
  <w:num w:numId="45" w16cid:durableId="731005487">
    <w:abstractNumId w:val="32"/>
  </w:num>
  <w:num w:numId="46" w16cid:durableId="1108696174">
    <w:abstractNumId w:val="43"/>
  </w:num>
  <w:num w:numId="47" w16cid:durableId="895161239">
    <w:abstractNumId w:val="28"/>
  </w:num>
  <w:num w:numId="48" w16cid:durableId="30882971">
    <w:abstractNumId w:val="12"/>
  </w:num>
  <w:num w:numId="49" w16cid:durableId="564994315">
    <w:abstractNumId w:val="41"/>
  </w:num>
  <w:num w:numId="50" w16cid:durableId="1521550307">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B97"/>
    <w:rsid w:val="0000189F"/>
    <w:rsid w:val="00002488"/>
    <w:rsid w:val="0000283B"/>
    <w:rsid w:val="00003130"/>
    <w:rsid w:val="0000353B"/>
    <w:rsid w:val="000047E0"/>
    <w:rsid w:val="00005A0C"/>
    <w:rsid w:val="00007535"/>
    <w:rsid w:val="00010133"/>
    <w:rsid w:val="00011193"/>
    <w:rsid w:val="0001173C"/>
    <w:rsid w:val="000119CF"/>
    <w:rsid w:val="00011A8A"/>
    <w:rsid w:val="0001215A"/>
    <w:rsid w:val="00012F8D"/>
    <w:rsid w:val="00013300"/>
    <w:rsid w:val="000134C9"/>
    <w:rsid w:val="0001370B"/>
    <w:rsid w:val="00013D1B"/>
    <w:rsid w:val="00014422"/>
    <w:rsid w:val="00014546"/>
    <w:rsid w:val="000146F0"/>
    <w:rsid w:val="0001472A"/>
    <w:rsid w:val="00014821"/>
    <w:rsid w:val="00014D0B"/>
    <w:rsid w:val="0001519F"/>
    <w:rsid w:val="00015777"/>
    <w:rsid w:val="00017A96"/>
    <w:rsid w:val="0002030B"/>
    <w:rsid w:val="00020BD6"/>
    <w:rsid w:val="0002305D"/>
    <w:rsid w:val="00023210"/>
    <w:rsid w:val="0002372E"/>
    <w:rsid w:val="00024381"/>
    <w:rsid w:val="00026B69"/>
    <w:rsid w:val="00027C43"/>
    <w:rsid w:val="00027EBA"/>
    <w:rsid w:val="00030170"/>
    <w:rsid w:val="00031368"/>
    <w:rsid w:val="000319DF"/>
    <w:rsid w:val="00031ABC"/>
    <w:rsid w:val="0003251B"/>
    <w:rsid w:val="0003263C"/>
    <w:rsid w:val="00033086"/>
    <w:rsid w:val="00033D1B"/>
    <w:rsid w:val="00036340"/>
    <w:rsid w:val="00036EE3"/>
    <w:rsid w:val="000376D5"/>
    <w:rsid w:val="00040526"/>
    <w:rsid w:val="000413EC"/>
    <w:rsid w:val="000439B9"/>
    <w:rsid w:val="000439EF"/>
    <w:rsid w:val="000441A7"/>
    <w:rsid w:val="00044E14"/>
    <w:rsid w:val="00044EEA"/>
    <w:rsid w:val="0004500E"/>
    <w:rsid w:val="000453EE"/>
    <w:rsid w:val="00045419"/>
    <w:rsid w:val="000460A0"/>
    <w:rsid w:val="00046B9F"/>
    <w:rsid w:val="00046BDC"/>
    <w:rsid w:val="00047024"/>
    <w:rsid w:val="000471C6"/>
    <w:rsid w:val="00047496"/>
    <w:rsid w:val="00047655"/>
    <w:rsid w:val="0004781E"/>
    <w:rsid w:val="00051647"/>
    <w:rsid w:val="00051C0B"/>
    <w:rsid w:val="00051CDF"/>
    <w:rsid w:val="0005434B"/>
    <w:rsid w:val="00054449"/>
    <w:rsid w:val="000544EE"/>
    <w:rsid w:val="000556AA"/>
    <w:rsid w:val="0005598C"/>
    <w:rsid w:val="00055A1E"/>
    <w:rsid w:val="000564DE"/>
    <w:rsid w:val="0005660D"/>
    <w:rsid w:val="00057991"/>
    <w:rsid w:val="00060709"/>
    <w:rsid w:val="00063378"/>
    <w:rsid w:val="0006476D"/>
    <w:rsid w:val="000656DA"/>
    <w:rsid w:val="00066603"/>
    <w:rsid w:val="00070882"/>
    <w:rsid w:val="0007101E"/>
    <w:rsid w:val="00071C39"/>
    <w:rsid w:val="00071CC0"/>
    <w:rsid w:val="00072CFC"/>
    <w:rsid w:val="00074437"/>
    <w:rsid w:val="00074CE5"/>
    <w:rsid w:val="00075D29"/>
    <w:rsid w:val="00077011"/>
    <w:rsid w:val="00077E7A"/>
    <w:rsid w:val="0008066E"/>
    <w:rsid w:val="00083353"/>
    <w:rsid w:val="00083493"/>
    <w:rsid w:val="00083830"/>
    <w:rsid w:val="00083D7B"/>
    <w:rsid w:val="00083F6A"/>
    <w:rsid w:val="00084641"/>
    <w:rsid w:val="00084A2B"/>
    <w:rsid w:val="00084CF7"/>
    <w:rsid w:val="00085046"/>
    <w:rsid w:val="00086D3F"/>
    <w:rsid w:val="0008758A"/>
    <w:rsid w:val="00087642"/>
    <w:rsid w:val="00087AA8"/>
    <w:rsid w:val="00087B1E"/>
    <w:rsid w:val="00087D5F"/>
    <w:rsid w:val="00090D69"/>
    <w:rsid w:val="0009219C"/>
    <w:rsid w:val="00092A4B"/>
    <w:rsid w:val="00094F90"/>
    <w:rsid w:val="00095117"/>
    <w:rsid w:val="00095151"/>
    <w:rsid w:val="00097BA9"/>
    <w:rsid w:val="000A02D5"/>
    <w:rsid w:val="000A0D0E"/>
    <w:rsid w:val="000A2FFE"/>
    <w:rsid w:val="000A3BF6"/>
    <w:rsid w:val="000A465A"/>
    <w:rsid w:val="000A6CA5"/>
    <w:rsid w:val="000A7875"/>
    <w:rsid w:val="000A7C68"/>
    <w:rsid w:val="000B1C11"/>
    <w:rsid w:val="000B1C5E"/>
    <w:rsid w:val="000B2C64"/>
    <w:rsid w:val="000B4116"/>
    <w:rsid w:val="000B5508"/>
    <w:rsid w:val="000B5751"/>
    <w:rsid w:val="000B5E91"/>
    <w:rsid w:val="000B5F46"/>
    <w:rsid w:val="000B6F7E"/>
    <w:rsid w:val="000C15B1"/>
    <w:rsid w:val="000C1B8F"/>
    <w:rsid w:val="000C1E68"/>
    <w:rsid w:val="000C255A"/>
    <w:rsid w:val="000C452A"/>
    <w:rsid w:val="000C4A2F"/>
    <w:rsid w:val="000C5101"/>
    <w:rsid w:val="000C5DF4"/>
    <w:rsid w:val="000D17B0"/>
    <w:rsid w:val="000D25E5"/>
    <w:rsid w:val="000D2B1A"/>
    <w:rsid w:val="000D321F"/>
    <w:rsid w:val="000D3690"/>
    <w:rsid w:val="000D475E"/>
    <w:rsid w:val="000D5868"/>
    <w:rsid w:val="000D5995"/>
    <w:rsid w:val="000D5B90"/>
    <w:rsid w:val="000D5F7B"/>
    <w:rsid w:val="000D67C2"/>
    <w:rsid w:val="000D7731"/>
    <w:rsid w:val="000D7B96"/>
    <w:rsid w:val="000E0247"/>
    <w:rsid w:val="000E1593"/>
    <w:rsid w:val="000E2EDF"/>
    <w:rsid w:val="000E3A99"/>
    <w:rsid w:val="000E3F6E"/>
    <w:rsid w:val="000E46E3"/>
    <w:rsid w:val="000E4726"/>
    <w:rsid w:val="000E48B8"/>
    <w:rsid w:val="000E5012"/>
    <w:rsid w:val="000E51B7"/>
    <w:rsid w:val="000E7D0E"/>
    <w:rsid w:val="000F0531"/>
    <w:rsid w:val="000F0E52"/>
    <w:rsid w:val="000F273C"/>
    <w:rsid w:val="000F2860"/>
    <w:rsid w:val="000F2AB4"/>
    <w:rsid w:val="000F3749"/>
    <w:rsid w:val="000F3A6C"/>
    <w:rsid w:val="000F3DED"/>
    <w:rsid w:val="000F4100"/>
    <w:rsid w:val="000F72CA"/>
    <w:rsid w:val="00100E37"/>
    <w:rsid w:val="00102665"/>
    <w:rsid w:val="00102C46"/>
    <w:rsid w:val="00102F7C"/>
    <w:rsid w:val="001039EE"/>
    <w:rsid w:val="00103B4D"/>
    <w:rsid w:val="0010496E"/>
    <w:rsid w:val="00105AD0"/>
    <w:rsid w:val="00107228"/>
    <w:rsid w:val="00107CAF"/>
    <w:rsid w:val="00107F69"/>
    <w:rsid w:val="0011017D"/>
    <w:rsid w:val="00110B50"/>
    <w:rsid w:val="001110FC"/>
    <w:rsid w:val="00111324"/>
    <w:rsid w:val="001136E8"/>
    <w:rsid w:val="00114403"/>
    <w:rsid w:val="00114C21"/>
    <w:rsid w:val="00114DB8"/>
    <w:rsid w:val="001158D7"/>
    <w:rsid w:val="0012045E"/>
    <w:rsid w:val="00120821"/>
    <w:rsid w:val="00120A94"/>
    <w:rsid w:val="00120BD9"/>
    <w:rsid w:val="00120F33"/>
    <w:rsid w:val="00121289"/>
    <w:rsid w:val="00121BC8"/>
    <w:rsid w:val="001222CD"/>
    <w:rsid w:val="001224DB"/>
    <w:rsid w:val="001226EF"/>
    <w:rsid w:val="0012530F"/>
    <w:rsid w:val="00125DC5"/>
    <w:rsid w:val="001268EA"/>
    <w:rsid w:val="00130983"/>
    <w:rsid w:val="00130B47"/>
    <w:rsid w:val="00131454"/>
    <w:rsid w:val="00131955"/>
    <w:rsid w:val="00132708"/>
    <w:rsid w:val="00132873"/>
    <w:rsid w:val="00132FCB"/>
    <w:rsid w:val="001334DF"/>
    <w:rsid w:val="0013481D"/>
    <w:rsid w:val="00134964"/>
    <w:rsid w:val="00136218"/>
    <w:rsid w:val="001370C4"/>
    <w:rsid w:val="0013733A"/>
    <w:rsid w:val="0014324E"/>
    <w:rsid w:val="00143724"/>
    <w:rsid w:val="00143784"/>
    <w:rsid w:val="00144EFA"/>
    <w:rsid w:val="00145C5B"/>
    <w:rsid w:val="00146340"/>
    <w:rsid w:val="001468AA"/>
    <w:rsid w:val="0014710C"/>
    <w:rsid w:val="001471D4"/>
    <w:rsid w:val="00147558"/>
    <w:rsid w:val="0015066C"/>
    <w:rsid w:val="001517FE"/>
    <w:rsid w:val="00151C0C"/>
    <w:rsid w:val="00151CA7"/>
    <w:rsid w:val="001523EB"/>
    <w:rsid w:val="00152AF1"/>
    <w:rsid w:val="00153581"/>
    <w:rsid w:val="00154457"/>
    <w:rsid w:val="00154461"/>
    <w:rsid w:val="00154CEE"/>
    <w:rsid w:val="00155F43"/>
    <w:rsid w:val="00155F71"/>
    <w:rsid w:val="00156637"/>
    <w:rsid w:val="00156AF2"/>
    <w:rsid w:val="00156EDD"/>
    <w:rsid w:val="00157280"/>
    <w:rsid w:val="0016054F"/>
    <w:rsid w:val="00160A23"/>
    <w:rsid w:val="001635C3"/>
    <w:rsid w:val="0016465D"/>
    <w:rsid w:val="00165BCB"/>
    <w:rsid w:val="0016777E"/>
    <w:rsid w:val="00170BB6"/>
    <w:rsid w:val="0017163D"/>
    <w:rsid w:val="001716C0"/>
    <w:rsid w:val="0017174E"/>
    <w:rsid w:val="0017213D"/>
    <w:rsid w:val="001724D6"/>
    <w:rsid w:val="001741B5"/>
    <w:rsid w:val="00174300"/>
    <w:rsid w:val="001747FD"/>
    <w:rsid w:val="00175501"/>
    <w:rsid w:val="00175B20"/>
    <w:rsid w:val="00176444"/>
    <w:rsid w:val="001767EC"/>
    <w:rsid w:val="0018124E"/>
    <w:rsid w:val="00182A5C"/>
    <w:rsid w:val="00182F1A"/>
    <w:rsid w:val="00183793"/>
    <w:rsid w:val="00183D1F"/>
    <w:rsid w:val="00185F4F"/>
    <w:rsid w:val="0018679A"/>
    <w:rsid w:val="0018780D"/>
    <w:rsid w:val="00187D36"/>
    <w:rsid w:val="001904FA"/>
    <w:rsid w:val="001909BB"/>
    <w:rsid w:val="00191A7A"/>
    <w:rsid w:val="00194315"/>
    <w:rsid w:val="00194D08"/>
    <w:rsid w:val="00195E0C"/>
    <w:rsid w:val="0019743E"/>
    <w:rsid w:val="001A021F"/>
    <w:rsid w:val="001A0CC2"/>
    <w:rsid w:val="001A15C8"/>
    <w:rsid w:val="001A1D3D"/>
    <w:rsid w:val="001A2BB7"/>
    <w:rsid w:val="001A2EFD"/>
    <w:rsid w:val="001A3B3D"/>
    <w:rsid w:val="001A422E"/>
    <w:rsid w:val="001A498D"/>
    <w:rsid w:val="001A4D3F"/>
    <w:rsid w:val="001A4FB2"/>
    <w:rsid w:val="001A5045"/>
    <w:rsid w:val="001A6FB6"/>
    <w:rsid w:val="001B00CE"/>
    <w:rsid w:val="001B08EC"/>
    <w:rsid w:val="001B0962"/>
    <w:rsid w:val="001B0D38"/>
    <w:rsid w:val="001B1A20"/>
    <w:rsid w:val="001B38EF"/>
    <w:rsid w:val="001B3E79"/>
    <w:rsid w:val="001B5CA3"/>
    <w:rsid w:val="001B67DC"/>
    <w:rsid w:val="001C001B"/>
    <w:rsid w:val="001C11D2"/>
    <w:rsid w:val="001C17F4"/>
    <w:rsid w:val="001C193C"/>
    <w:rsid w:val="001C2537"/>
    <w:rsid w:val="001C33A9"/>
    <w:rsid w:val="001C35A0"/>
    <w:rsid w:val="001C4900"/>
    <w:rsid w:val="001C54CC"/>
    <w:rsid w:val="001D1C90"/>
    <w:rsid w:val="001D2315"/>
    <w:rsid w:val="001D2483"/>
    <w:rsid w:val="001D2825"/>
    <w:rsid w:val="001D3762"/>
    <w:rsid w:val="001D387B"/>
    <w:rsid w:val="001D3DB6"/>
    <w:rsid w:val="001D4F05"/>
    <w:rsid w:val="001D588D"/>
    <w:rsid w:val="001D6759"/>
    <w:rsid w:val="001E006C"/>
    <w:rsid w:val="001E2E7D"/>
    <w:rsid w:val="001E33BD"/>
    <w:rsid w:val="001E4349"/>
    <w:rsid w:val="001E4C81"/>
    <w:rsid w:val="001E51E4"/>
    <w:rsid w:val="001E554F"/>
    <w:rsid w:val="001E55C3"/>
    <w:rsid w:val="001E5FFC"/>
    <w:rsid w:val="001E653A"/>
    <w:rsid w:val="001E6F87"/>
    <w:rsid w:val="001E78EA"/>
    <w:rsid w:val="001F0341"/>
    <w:rsid w:val="001F0A4C"/>
    <w:rsid w:val="001F1B56"/>
    <w:rsid w:val="001F1CB3"/>
    <w:rsid w:val="001F3CA7"/>
    <w:rsid w:val="001F478C"/>
    <w:rsid w:val="001F4B7B"/>
    <w:rsid w:val="001F4F48"/>
    <w:rsid w:val="001F6160"/>
    <w:rsid w:val="001F6192"/>
    <w:rsid w:val="001F691E"/>
    <w:rsid w:val="001F7AFE"/>
    <w:rsid w:val="001F7D6C"/>
    <w:rsid w:val="001F7F84"/>
    <w:rsid w:val="00200A0C"/>
    <w:rsid w:val="00201C34"/>
    <w:rsid w:val="00201E89"/>
    <w:rsid w:val="00202D02"/>
    <w:rsid w:val="00202FC7"/>
    <w:rsid w:val="002033C2"/>
    <w:rsid w:val="00203D4D"/>
    <w:rsid w:val="00205378"/>
    <w:rsid w:val="002054A9"/>
    <w:rsid w:val="0020580C"/>
    <w:rsid w:val="00205D6A"/>
    <w:rsid w:val="00205F01"/>
    <w:rsid w:val="002065A2"/>
    <w:rsid w:val="00206608"/>
    <w:rsid w:val="00206F99"/>
    <w:rsid w:val="00207634"/>
    <w:rsid w:val="00207814"/>
    <w:rsid w:val="00207DF1"/>
    <w:rsid w:val="00211EB1"/>
    <w:rsid w:val="002158BF"/>
    <w:rsid w:val="00215B99"/>
    <w:rsid w:val="0021622D"/>
    <w:rsid w:val="002163F2"/>
    <w:rsid w:val="00217573"/>
    <w:rsid w:val="002205FD"/>
    <w:rsid w:val="00221992"/>
    <w:rsid w:val="00221A99"/>
    <w:rsid w:val="00221CFD"/>
    <w:rsid w:val="00222365"/>
    <w:rsid w:val="0022278B"/>
    <w:rsid w:val="00222E0D"/>
    <w:rsid w:val="00223265"/>
    <w:rsid w:val="002246BE"/>
    <w:rsid w:val="002254A9"/>
    <w:rsid w:val="002256B4"/>
    <w:rsid w:val="00232BE2"/>
    <w:rsid w:val="00233B9E"/>
    <w:rsid w:val="00233D97"/>
    <w:rsid w:val="002347A2"/>
    <w:rsid w:val="002351F0"/>
    <w:rsid w:val="00235819"/>
    <w:rsid w:val="00235CE2"/>
    <w:rsid w:val="00236E64"/>
    <w:rsid w:val="00237360"/>
    <w:rsid w:val="00237CCE"/>
    <w:rsid w:val="00237D65"/>
    <w:rsid w:val="00240CF8"/>
    <w:rsid w:val="00243960"/>
    <w:rsid w:val="00243D42"/>
    <w:rsid w:val="0024422D"/>
    <w:rsid w:val="0024603F"/>
    <w:rsid w:val="00246233"/>
    <w:rsid w:val="002465A6"/>
    <w:rsid w:val="00246D32"/>
    <w:rsid w:val="002478CB"/>
    <w:rsid w:val="00250D8D"/>
    <w:rsid w:val="002520B0"/>
    <w:rsid w:val="00254C48"/>
    <w:rsid w:val="00254E62"/>
    <w:rsid w:val="00255E96"/>
    <w:rsid w:val="002564FB"/>
    <w:rsid w:val="00256F96"/>
    <w:rsid w:val="002577EB"/>
    <w:rsid w:val="002617DA"/>
    <w:rsid w:val="00262B4B"/>
    <w:rsid w:val="00264AB3"/>
    <w:rsid w:val="00264C3A"/>
    <w:rsid w:val="00264E05"/>
    <w:rsid w:val="00265748"/>
    <w:rsid w:val="00266885"/>
    <w:rsid w:val="00266E32"/>
    <w:rsid w:val="002679E2"/>
    <w:rsid w:val="0027054F"/>
    <w:rsid w:val="0027332D"/>
    <w:rsid w:val="00274071"/>
    <w:rsid w:val="002740CD"/>
    <w:rsid w:val="00274204"/>
    <w:rsid w:val="00277D73"/>
    <w:rsid w:val="002804FF"/>
    <w:rsid w:val="002807AF"/>
    <w:rsid w:val="00280FE1"/>
    <w:rsid w:val="00281919"/>
    <w:rsid w:val="00281B78"/>
    <w:rsid w:val="002821A5"/>
    <w:rsid w:val="00283671"/>
    <w:rsid w:val="0028392A"/>
    <w:rsid w:val="00283BF7"/>
    <w:rsid w:val="00284830"/>
    <w:rsid w:val="002850E3"/>
    <w:rsid w:val="00285C5B"/>
    <w:rsid w:val="002867DB"/>
    <w:rsid w:val="0028687C"/>
    <w:rsid w:val="00290A5B"/>
    <w:rsid w:val="002914B8"/>
    <w:rsid w:val="002914DD"/>
    <w:rsid w:val="0029156D"/>
    <w:rsid w:val="00291C30"/>
    <w:rsid w:val="00291D1A"/>
    <w:rsid w:val="002920C5"/>
    <w:rsid w:val="002922FB"/>
    <w:rsid w:val="002926DD"/>
    <w:rsid w:val="002943CA"/>
    <w:rsid w:val="0029529B"/>
    <w:rsid w:val="00296476"/>
    <w:rsid w:val="00297F64"/>
    <w:rsid w:val="002A1DB7"/>
    <w:rsid w:val="002A278E"/>
    <w:rsid w:val="002A3E90"/>
    <w:rsid w:val="002A4128"/>
    <w:rsid w:val="002A4295"/>
    <w:rsid w:val="002A49F6"/>
    <w:rsid w:val="002A4A57"/>
    <w:rsid w:val="002A5231"/>
    <w:rsid w:val="002A565D"/>
    <w:rsid w:val="002A7BB8"/>
    <w:rsid w:val="002B03BC"/>
    <w:rsid w:val="002B140C"/>
    <w:rsid w:val="002B1EE6"/>
    <w:rsid w:val="002B3222"/>
    <w:rsid w:val="002B3266"/>
    <w:rsid w:val="002B3708"/>
    <w:rsid w:val="002B3777"/>
    <w:rsid w:val="002B3CBE"/>
    <w:rsid w:val="002B4366"/>
    <w:rsid w:val="002B5CEB"/>
    <w:rsid w:val="002B62AD"/>
    <w:rsid w:val="002B7B9D"/>
    <w:rsid w:val="002C0364"/>
    <w:rsid w:val="002C07CB"/>
    <w:rsid w:val="002C1046"/>
    <w:rsid w:val="002C13A2"/>
    <w:rsid w:val="002C1D3C"/>
    <w:rsid w:val="002C20D7"/>
    <w:rsid w:val="002C33F1"/>
    <w:rsid w:val="002C44C0"/>
    <w:rsid w:val="002C4738"/>
    <w:rsid w:val="002C4EE1"/>
    <w:rsid w:val="002C4FE9"/>
    <w:rsid w:val="002C52C9"/>
    <w:rsid w:val="002C7C46"/>
    <w:rsid w:val="002C7DE4"/>
    <w:rsid w:val="002D0166"/>
    <w:rsid w:val="002D0A77"/>
    <w:rsid w:val="002D1F2C"/>
    <w:rsid w:val="002D2DB6"/>
    <w:rsid w:val="002D3044"/>
    <w:rsid w:val="002D3A09"/>
    <w:rsid w:val="002D51A6"/>
    <w:rsid w:val="002D52E5"/>
    <w:rsid w:val="002D65FA"/>
    <w:rsid w:val="002D6BF1"/>
    <w:rsid w:val="002D7A94"/>
    <w:rsid w:val="002E0834"/>
    <w:rsid w:val="002E0A89"/>
    <w:rsid w:val="002E1A21"/>
    <w:rsid w:val="002E2063"/>
    <w:rsid w:val="002E2DA3"/>
    <w:rsid w:val="002E3688"/>
    <w:rsid w:val="002E4624"/>
    <w:rsid w:val="002E5A2C"/>
    <w:rsid w:val="002E6AC4"/>
    <w:rsid w:val="002F0864"/>
    <w:rsid w:val="002F2599"/>
    <w:rsid w:val="002F353A"/>
    <w:rsid w:val="002F3688"/>
    <w:rsid w:val="002F48C5"/>
    <w:rsid w:val="002F55E1"/>
    <w:rsid w:val="002F592F"/>
    <w:rsid w:val="002F72D5"/>
    <w:rsid w:val="00300A02"/>
    <w:rsid w:val="0030188A"/>
    <w:rsid w:val="00301CE0"/>
    <w:rsid w:val="0030225A"/>
    <w:rsid w:val="00302676"/>
    <w:rsid w:val="00302FD3"/>
    <w:rsid w:val="00303058"/>
    <w:rsid w:val="0030354A"/>
    <w:rsid w:val="003044AF"/>
    <w:rsid w:val="0030478A"/>
    <w:rsid w:val="00304CC4"/>
    <w:rsid w:val="00304F53"/>
    <w:rsid w:val="003062EC"/>
    <w:rsid w:val="00306631"/>
    <w:rsid w:val="003070CC"/>
    <w:rsid w:val="00307EA9"/>
    <w:rsid w:val="00310A09"/>
    <w:rsid w:val="00310A77"/>
    <w:rsid w:val="00311745"/>
    <w:rsid w:val="00312102"/>
    <w:rsid w:val="00312479"/>
    <w:rsid w:val="00312D7D"/>
    <w:rsid w:val="00313CD2"/>
    <w:rsid w:val="00314C10"/>
    <w:rsid w:val="00314C2F"/>
    <w:rsid w:val="00316053"/>
    <w:rsid w:val="00316D42"/>
    <w:rsid w:val="003178D2"/>
    <w:rsid w:val="00317DC4"/>
    <w:rsid w:val="00317DD2"/>
    <w:rsid w:val="00320268"/>
    <w:rsid w:val="0032048E"/>
    <w:rsid w:val="003208E7"/>
    <w:rsid w:val="0032779F"/>
    <w:rsid w:val="00327D82"/>
    <w:rsid w:val="00327FE6"/>
    <w:rsid w:val="003306DE"/>
    <w:rsid w:val="0033072A"/>
    <w:rsid w:val="003308B5"/>
    <w:rsid w:val="003312A2"/>
    <w:rsid w:val="003318FD"/>
    <w:rsid w:val="00331ED1"/>
    <w:rsid w:val="00335590"/>
    <w:rsid w:val="003360CB"/>
    <w:rsid w:val="00337A9D"/>
    <w:rsid w:val="003401BC"/>
    <w:rsid w:val="003418F2"/>
    <w:rsid w:val="0034210C"/>
    <w:rsid w:val="003425C9"/>
    <w:rsid w:val="0034364C"/>
    <w:rsid w:val="00344385"/>
    <w:rsid w:val="00344A4A"/>
    <w:rsid w:val="003506ED"/>
    <w:rsid w:val="00350BF5"/>
    <w:rsid w:val="00350D11"/>
    <w:rsid w:val="00351058"/>
    <w:rsid w:val="00351745"/>
    <w:rsid w:val="00351D4B"/>
    <w:rsid w:val="00351ED2"/>
    <w:rsid w:val="003522B8"/>
    <w:rsid w:val="0035256F"/>
    <w:rsid w:val="003531DE"/>
    <w:rsid w:val="00354100"/>
    <w:rsid w:val="00354A2B"/>
    <w:rsid w:val="00354B56"/>
    <w:rsid w:val="00354FCF"/>
    <w:rsid w:val="003559C9"/>
    <w:rsid w:val="00356D5F"/>
    <w:rsid w:val="00357313"/>
    <w:rsid w:val="00357E8A"/>
    <w:rsid w:val="003600A3"/>
    <w:rsid w:val="00360AC7"/>
    <w:rsid w:val="00362B80"/>
    <w:rsid w:val="0036306D"/>
    <w:rsid w:val="003634EF"/>
    <w:rsid w:val="00366886"/>
    <w:rsid w:val="00366BB6"/>
    <w:rsid w:val="00367640"/>
    <w:rsid w:val="003719F0"/>
    <w:rsid w:val="00371A2A"/>
    <w:rsid w:val="00372619"/>
    <w:rsid w:val="0037351E"/>
    <w:rsid w:val="003739FC"/>
    <w:rsid w:val="003740A9"/>
    <w:rsid w:val="003775A1"/>
    <w:rsid w:val="00384208"/>
    <w:rsid w:val="0038542D"/>
    <w:rsid w:val="00385504"/>
    <w:rsid w:val="00386A57"/>
    <w:rsid w:val="00386F19"/>
    <w:rsid w:val="00386FC6"/>
    <w:rsid w:val="0038753F"/>
    <w:rsid w:val="00387AA6"/>
    <w:rsid w:val="003909D6"/>
    <w:rsid w:val="00392738"/>
    <w:rsid w:val="00393247"/>
    <w:rsid w:val="00393260"/>
    <w:rsid w:val="00393805"/>
    <w:rsid w:val="0039466A"/>
    <w:rsid w:val="00394F81"/>
    <w:rsid w:val="003955D5"/>
    <w:rsid w:val="003972B3"/>
    <w:rsid w:val="003A1098"/>
    <w:rsid w:val="003A19E2"/>
    <w:rsid w:val="003A1D83"/>
    <w:rsid w:val="003A1EB6"/>
    <w:rsid w:val="003A22B1"/>
    <w:rsid w:val="003A3123"/>
    <w:rsid w:val="003A3128"/>
    <w:rsid w:val="003A4C68"/>
    <w:rsid w:val="003A5C2B"/>
    <w:rsid w:val="003A6A82"/>
    <w:rsid w:val="003A7B80"/>
    <w:rsid w:val="003B1E0E"/>
    <w:rsid w:val="003B1F82"/>
    <w:rsid w:val="003B2087"/>
    <w:rsid w:val="003B231B"/>
    <w:rsid w:val="003B33F8"/>
    <w:rsid w:val="003B4205"/>
    <w:rsid w:val="003B4E04"/>
    <w:rsid w:val="003B5174"/>
    <w:rsid w:val="003B580C"/>
    <w:rsid w:val="003B5C47"/>
    <w:rsid w:val="003B5F95"/>
    <w:rsid w:val="003B64FD"/>
    <w:rsid w:val="003B6D2E"/>
    <w:rsid w:val="003B7250"/>
    <w:rsid w:val="003B755D"/>
    <w:rsid w:val="003C08D3"/>
    <w:rsid w:val="003C0C4F"/>
    <w:rsid w:val="003C0E74"/>
    <w:rsid w:val="003C1108"/>
    <w:rsid w:val="003C1254"/>
    <w:rsid w:val="003C192B"/>
    <w:rsid w:val="003C25E8"/>
    <w:rsid w:val="003C33CD"/>
    <w:rsid w:val="003C3E3E"/>
    <w:rsid w:val="003C494F"/>
    <w:rsid w:val="003C6634"/>
    <w:rsid w:val="003D131A"/>
    <w:rsid w:val="003D201E"/>
    <w:rsid w:val="003D2C7F"/>
    <w:rsid w:val="003D3942"/>
    <w:rsid w:val="003D402F"/>
    <w:rsid w:val="003D4426"/>
    <w:rsid w:val="003D46B3"/>
    <w:rsid w:val="003D4D68"/>
    <w:rsid w:val="003D5B1B"/>
    <w:rsid w:val="003D5EA3"/>
    <w:rsid w:val="003D6626"/>
    <w:rsid w:val="003D6AEB"/>
    <w:rsid w:val="003D713A"/>
    <w:rsid w:val="003D7779"/>
    <w:rsid w:val="003D7E5C"/>
    <w:rsid w:val="003D7F35"/>
    <w:rsid w:val="003E0BB6"/>
    <w:rsid w:val="003E0BBD"/>
    <w:rsid w:val="003E3D83"/>
    <w:rsid w:val="003E3F83"/>
    <w:rsid w:val="003E447F"/>
    <w:rsid w:val="003E5114"/>
    <w:rsid w:val="003E5882"/>
    <w:rsid w:val="003E6023"/>
    <w:rsid w:val="003E7A48"/>
    <w:rsid w:val="003E7B4E"/>
    <w:rsid w:val="003F05A0"/>
    <w:rsid w:val="003F348E"/>
    <w:rsid w:val="003F38C1"/>
    <w:rsid w:val="003F493C"/>
    <w:rsid w:val="003F5294"/>
    <w:rsid w:val="003F5584"/>
    <w:rsid w:val="003F5A08"/>
    <w:rsid w:val="003F5EC2"/>
    <w:rsid w:val="003F74EA"/>
    <w:rsid w:val="00400965"/>
    <w:rsid w:val="00400ED8"/>
    <w:rsid w:val="004017F2"/>
    <w:rsid w:val="00401D9E"/>
    <w:rsid w:val="0040229A"/>
    <w:rsid w:val="004026CB"/>
    <w:rsid w:val="00402806"/>
    <w:rsid w:val="00402E45"/>
    <w:rsid w:val="004037F0"/>
    <w:rsid w:val="00403845"/>
    <w:rsid w:val="00406C81"/>
    <w:rsid w:val="004077AE"/>
    <w:rsid w:val="004109C3"/>
    <w:rsid w:val="00411339"/>
    <w:rsid w:val="004114DF"/>
    <w:rsid w:val="00412204"/>
    <w:rsid w:val="004134E7"/>
    <w:rsid w:val="0041423F"/>
    <w:rsid w:val="00414BF8"/>
    <w:rsid w:val="00414FAA"/>
    <w:rsid w:val="0041618E"/>
    <w:rsid w:val="00416935"/>
    <w:rsid w:val="00420540"/>
    <w:rsid w:val="00420716"/>
    <w:rsid w:val="0042255A"/>
    <w:rsid w:val="004226E0"/>
    <w:rsid w:val="004230B3"/>
    <w:rsid w:val="00423A36"/>
    <w:rsid w:val="00425137"/>
    <w:rsid w:val="004259D4"/>
    <w:rsid w:val="00426280"/>
    <w:rsid w:val="00426861"/>
    <w:rsid w:val="004269DB"/>
    <w:rsid w:val="0042710D"/>
    <w:rsid w:val="0043096D"/>
    <w:rsid w:val="004310AC"/>
    <w:rsid w:val="004325FB"/>
    <w:rsid w:val="004338BC"/>
    <w:rsid w:val="004341F6"/>
    <w:rsid w:val="004343A7"/>
    <w:rsid w:val="004348C4"/>
    <w:rsid w:val="00435D65"/>
    <w:rsid w:val="004366F3"/>
    <w:rsid w:val="00437B21"/>
    <w:rsid w:val="00440721"/>
    <w:rsid w:val="004423E8"/>
    <w:rsid w:val="00442837"/>
    <w:rsid w:val="00442C8F"/>
    <w:rsid w:val="004431AF"/>
    <w:rsid w:val="004432BA"/>
    <w:rsid w:val="0044392F"/>
    <w:rsid w:val="0044407E"/>
    <w:rsid w:val="00446268"/>
    <w:rsid w:val="00446719"/>
    <w:rsid w:val="0044741B"/>
    <w:rsid w:val="00447524"/>
    <w:rsid w:val="00447A5B"/>
    <w:rsid w:val="00447BB9"/>
    <w:rsid w:val="0045155E"/>
    <w:rsid w:val="00451B7A"/>
    <w:rsid w:val="00452547"/>
    <w:rsid w:val="00452BDA"/>
    <w:rsid w:val="00452F13"/>
    <w:rsid w:val="00453144"/>
    <w:rsid w:val="00453CB7"/>
    <w:rsid w:val="0045496E"/>
    <w:rsid w:val="00454FFB"/>
    <w:rsid w:val="004553B1"/>
    <w:rsid w:val="004553E2"/>
    <w:rsid w:val="00455A29"/>
    <w:rsid w:val="00455B12"/>
    <w:rsid w:val="0045763D"/>
    <w:rsid w:val="0045781D"/>
    <w:rsid w:val="0046031D"/>
    <w:rsid w:val="0046157D"/>
    <w:rsid w:val="0046228A"/>
    <w:rsid w:val="00463964"/>
    <w:rsid w:val="00463D14"/>
    <w:rsid w:val="00464091"/>
    <w:rsid w:val="004648CD"/>
    <w:rsid w:val="00465150"/>
    <w:rsid w:val="004658B2"/>
    <w:rsid w:val="00470A42"/>
    <w:rsid w:val="00470E99"/>
    <w:rsid w:val="00471A2C"/>
    <w:rsid w:val="00471A48"/>
    <w:rsid w:val="00471A7E"/>
    <w:rsid w:val="004724B1"/>
    <w:rsid w:val="004735B7"/>
    <w:rsid w:val="00473AC2"/>
    <w:rsid w:val="00473B6E"/>
    <w:rsid w:val="004765AA"/>
    <w:rsid w:val="00477216"/>
    <w:rsid w:val="00477C8E"/>
    <w:rsid w:val="00477CE4"/>
    <w:rsid w:val="00477E6B"/>
    <w:rsid w:val="00477ED8"/>
    <w:rsid w:val="00480C17"/>
    <w:rsid w:val="004814D0"/>
    <w:rsid w:val="0048176A"/>
    <w:rsid w:val="0048394E"/>
    <w:rsid w:val="00484215"/>
    <w:rsid w:val="0048501C"/>
    <w:rsid w:val="00485E22"/>
    <w:rsid w:val="004863BC"/>
    <w:rsid w:val="00486CB3"/>
    <w:rsid w:val="004878A8"/>
    <w:rsid w:val="00490130"/>
    <w:rsid w:val="0049116F"/>
    <w:rsid w:val="00491AEB"/>
    <w:rsid w:val="00492651"/>
    <w:rsid w:val="00492EEC"/>
    <w:rsid w:val="0049311C"/>
    <w:rsid w:val="00493B54"/>
    <w:rsid w:val="004953C1"/>
    <w:rsid w:val="00495FA7"/>
    <w:rsid w:val="00496373"/>
    <w:rsid w:val="004A1296"/>
    <w:rsid w:val="004A1332"/>
    <w:rsid w:val="004A152B"/>
    <w:rsid w:val="004A1CED"/>
    <w:rsid w:val="004A2165"/>
    <w:rsid w:val="004A2442"/>
    <w:rsid w:val="004A2A0F"/>
    <w:rsid w:val="004A3291"/>
    <w:rsid w:val="004A3CBE"/>
    <w:rsid w:val="004A4138"/>
    <w:rsid w:val="004A4900"/>
    <w:rsid w:val="004A5B78"/>
    <w:rsid w:val="004A601E"/>
    <w:rsid w:val="004A7ED0"/>
    <w:rsid w:val="004B0804"/>
    <w:rsid w:val="004B1563"/>
    <w:rsid w:val="004B1751"/>
    <w:rsid w:val="004B2E8E"/>
    <w:rsid w:val="004B44F1"/>
    <w:rsid w:val="004B4BC5"/>
    <w:rsid w:val="004B4F28"/>
    <w:rsid w:val="004B533B"/>
    <w:rsid w:val="004B585B"/>
    <w:rsid w:val="004B717F"/>
    <w:rsid w:val="004B772E"/>
    <w:rsid w:val="004B7C73"/>
    <w:rsid w:val="004C1278"/>
    <w:rsid w:val="004C2103"/>
    <w:rsid w:val="004C23B9"/>
    <w:rsid w:val="004C274A"/>
    <w:rsid w:val="004C31BB"/>
    <w:rsid w:val="004C384E"/>
    <w:rsid w:val="004C5234"/>
    <w:rsid w:val="004C55C1"/>
    <w:rsid w:val="004C61AB"/>
    <w:rsid w:val="004C649C"/>
    <w:rsid w:val="004C76E9"/>
    <w:rsid w:val="004D11E7"/>
    <w:rsid w:val="004D1698"/>
    <w:rsid w:val="004D2555"/>
    <w:rsid w:val="004D2E62"/>
    <w:rsid w:val="004D3D71"/>
    <w:rsid w:val="004D427A"/>
    <w:rsid w:val="004D4493"/>
    <w:rsid w:val="004D4E88"/>
    <w:rsid w:val="004D578E"/>
    <w:rsid w:val="004D5C4C"/>
    <w:rsid w:val="004D61AA"/>
    <w:rsid w:val="004D72B5"/>
    <w:rsid w:val="004D7845"/>
    <w:rsid w:val="004E05D9"/>
    <w:rsid w:val="004E0EEF"/>
    <w:rsid w:val="004E20E2"/>
    <w:rsid w:val="004E2A4F"/>
    <w:rsid w:val="004E2E16"/>
    <w:rsid w:val="004E437A"/>
    <w:rsid w:val="004E49A8"/>
    <w:rsid w:val="004E4F3C"/>
    <w:rsid w:val="004E50FD"/>
    <w:rsid w:val="004E618A"/>
    <w:rsid w:val="004E72F2"/>
    <w:rsid w:val="004E7DBD"/>
    <w:rsid w:val="004F06CC"/>
    <w:rsid w:val="004F0C7C"/>
    <w:rsid w:val="004F1F25"/>
    <w:rsid w:val="004F40A0"/>
    <w:rsid w:val="004F4C89"/>
    <w:rsid w:val="004F63FE"/>
    <w:rsid w:val="004F70D0"/>
    <w:rsid w:val="00500580"/>
    <w:rsid w:val="00500B9B"/>
    <w:rsid w:val="00502E3E"/>
    <w:rsid w:val="005042A9"/>
    <w:rsid w:val="00504D26"/>
    <w:rsid w:val="00506A94"/>
    <w:rsid w:val="00507476"/>
    <w:rsid w:val="00507844"/>
    <w:rsid w:val="005078AC"/>
    <w:rsid w:val="00510063"/>
    <w:rsid w:val="00512711"/>
    <w:rsid w:val="00512BDE"/>
    <w:rsid w:val="00513BAC"/>
    <w:rsid w:val="00515D39"/>
    <w:rsid w:val="005164F3"/>
    <w:rsid w:val="005169AA"/>
    <w:rsid w:val="00516B11"/>
    <w:rsid w:val="00516C5C"/>
    <w:rsid w:val="00521B13"/>
    <w:rsid w:val="00521C40"/>
    <w:rsid w:val="00521CE8"/>
    <w:rsid w:val="005222F3"/>
    <w:rsid w:val="0052370F"/>
    <w:rsid w:val="00524B2D"/>
    <w:rsid w:val="00525131"/>
    <w:rsid w:val="00526A14"/>
    <w:rsid w:val="005300E5"/>
    <w:rsid w:val="00530791"/>
    <w:rsid w:val="00530BEB"/>
    <w:rsid w:val="00532DD8"/>
    <w:rsid w:val="00533AC4"/>
    <w:rsid w:val="005346A2"/>
    <w:rsid w:val="0053473E"/>
    <w:rsid w:val="00534ECB"/>
    <w:rsid w:val="00535519"/>
    <w:rsid w:val="005364B0"/>
    <w:rsid w:val="00537C52"/>
    <w:rsid w:val="00540A55"/>
    <w:rsid w:val="00540D3B"/>
    <w:rsid w:val="005413F8"/>
    <w:rsid w:val="00542264"/>
    <w:rsid w:val="00543A52"/>
    <w:rsid w:val="0054420E"/>
    <w:rsid w:val="005446E4"/>
    <w:rsid w:val="005455F3"/>
    <w:rsid w:val="00545B54"/>
    <w:rsid w:val="005460DA"/>
    <w:rsid w:val="00546538"/>
    <w:rsid w:val="005471B1"/>
    <w:rsid w:val="005500CB"/>
    <w:rsid w:val="00550348"/>
    <w:rsid w:val="00550DBE"/>
    <w:rsid w:val="005513BF"/>
    <w:rsid w:val="00551B7F"/>
    <w:rsid w:val="00551EDD"/>
    <w:rsid w:val="0055268F"/>
    <w:rsid w:val="005526A1"/>
    <w:rsid w:val="005532A0"/>
    <w:rsid w:val="00555193"/>
    <w:rsid w:val="00557AEC"/>
    <w:rsid w:val="00557B7A"/>
    <w:rsid w:val="00557DA1"/>
    <w:rsid w:val="00560DAB"/>
    <w:rsid w:val="00560E24"/>
    <w:rsid w:val="005610D7"/>
    <w:rsid w:val="0056112C"/>
    <w:rsid w:val="00561CEB"/>
    <w:rsid w:val="0056229E"/>
    <w:rsid w:val="005649C3"/>
    <w:rsid w:val="005650F8"/>
    <w:rsid w:val="00565C1B"/>
    <w:rsid w:val="00565D1D"/>
    <w:rsid w:val="0056610F"/>
    <w:rsid w:val="00566D0A"/>
    <w:rsid w:val="00566D3A"/>
    <w:rsid w:val="00570C3C"/>
    <w:rsid w:val="00570CB5"/>
    <w:rsid w:val="00571147"/>
    <w:rsid w:val="00571FFB"/>
    <w:rsid w:val="005724A4"/>
    <w:rsid w:val="00572760"/>
    <w:rsid w:val="0057421C"/>
    <w:rsid w:val="0057497A"/>
    <w:rsid w:val="00574CFE"/>
    <w:rsid w:val="00574D3E"/>
    <w:rsid w:val="0057528A"/>
    <w:rsid w:val="00575BCA"/>
    <w:rsid w:val="005760CF"/>
    <w:rsid w:val="005770EF"/>
    <w:rsid w:val="00580045"/>
    <w:rsid w:val="00580B9F"/>
    <w:rsid w:val="00581D83"/>
    <w:rsid w:val="005832E1"/>
    <w:rsid w:val="005839A5"/>
    <w:rsid w:val="00584294"/>
    <w:rsid w:val="00585964"/>
    <w:rsid w:val="005860C7"/>
    <w:rsid w:val="005908EA"/>
    <w:rsid w:val="00590B35"/>
    <w:rsid w:val="005919FE"/>
    <w:rsid w:val="0059206C"/>
    <w:rsid w:val="005924BB"/>
    <w:rsid w:val="00593B6A"/>
    <w:rsid w:val="00593BF5"/>
    <w:rsid w:val="00594D04"/>
    <w:rsid w:val="005952A6"/>
    <w:rsid w:val="005960B0"/>
    <w:rsid w:val="0059633C"/>
    <w:rsid w:val="00596710"/>
    <w:rsid w:val="00596B68"/>
    <w:rsid w:val="005979A6"/>
    <w:rsid w:val="005A06A1"/>
    <w:rsid w:val="005A1BFD"/>
    <w:rsid w:val="005A253E"/>
    <w:rsid w:val="005A2B1F"/>
    <w:rsid w:val="005A30CC"/>
    <w:rsid w:val="005A322B"/>
    <w:rsid w:val="005A391A"/>
    <w:rsid w:val="005A4429"/>
    <w:rsid w:val="005A4605"/>
    <w:rsid w:val="005A4B8F"/>
    <w:rsid w:val="005A4CDF"/>
    <w:rsid w:val="005A549E"/>
    <w:rsid w:val="005A59FD"/>
    <w:rsid w:val="005A5DDC"/>
    <w:rsid w:val="005A6718"/>
    <w:rsid w:val="005A6C0F"/>
    <w:rsid w:val="005B0344"/>
    <w:rsid w:val="005B11B3"/>
    <w:rsid w:val="005B2191"/>
    <w:rsid w:val="005B25D8"/>
    <w:rsid w:val="005B43DE"/>
    <w:rsid w:val="005B4BE2"/>
    <w:rsid w:val="005B520E"/>
    <w:rsid w:val="005B52C1"/>
    <w:rsid w:val="005B6883"/>
    <w:rsid w:val="005B77A4"/>
    <w:rsid w:val="005B7A2D"/>
    <w:rsid w:val="005C04DA"/>
    <w:rsid w:val="005C0B46"/>
    <w:rsid w:val="005C0DEE"/>
    <w:rsid w:val="005C14E2"/>
    <w:rsid w:val="005C2526"/>
    <w:rsid w:val="005C2CDD"/>
    <w:rsid w:val="005C3B7F"/>
    <w:rsid w:val="005C47E2"/>
    <w:rsid w:val="005C488E"/>
    <w:rsid w:val="005C59D6"/>
    <w:rsid w:val="005C5E9E"/>
    <w:rsid w:val="005C6332"/>
    <w:rsid w:val="005D012E"/>
    <w:rsid w:val="005D100F"/>
    <w:rsid w:val="005D1D65"/>
    <w:rsid w:val="005D2064"/>
    <w:rsid w:val="005D251E"/>
    <w:rsid w:val="005D2A68"/>
    <w:rsid w:val="005D2F76"/>
    <w:rsid w:val="005D5FAC"/>
    <w:rsid w:val="005D6843"/>
    <w:rsid w:val="005D730D"/>
    <w:rsid w:val="005D7473"/>
    <w:rsid w:val="005D7736"/>
    <w:rsid w:val="005D7F79"/>
    <w:rsid w:val="005E0FFF"/>
    <w:rsid w:val="005E2475"/>
    <w:rsid w:val="005E2800"/>
    <w:rsid w:val="005E38E4"/>
    <w:rsid w:val="005E4368"/>
    <w:rsid w:val="005E523A"/>
    <w:rsid w:val="005E679B"/>
    <w:rsid w:val="005E6C0C"/>
    <w:rsid w:val="005E6FBF"/>
    <w:rsid w:val="005E7A2F"/>
    <w:rsid w:val="005E7CDA"/>
    <w:rsid w:val="005F02EB"/>
    <w:rsid w:val="005F2279"/>
    <w:rsid w:val="005F33CB"/>
    <w:rsid w:val="005F35CE"/>
    <w:rsid w:val="005F3CC6"/>
    <w:rsid w:val="005F473D"/>
    <w:rsid w:val="005F4CEF"/>
    <w:rsid w:val="005F7139"/>
    <w:rsid w:val="005F74F8"/>
    <w:rsid w:val="005F7A41"/>
    <w:rsid w:val="006003E9"/>
    <w:rsid w:val="00602944"/>
    <w:rsid w:val="00603824"/>
    <w:rsid w:val="00603919"/>
    <w:rsid w:val="00603B8E"/>
    <w:rsid w:val="00603E34"/>
    <w:rsid w:val="0060430D"/>
    <w:rsid w:val="00604675"/>
    <w:rsid w:val="00604F72"/>
    <w:rsid w:val="00604FD6"/>
    <w:rsid w:val="00605360"/>
    <w:rsid w:val="00605569"/>
    <w:rsid w:val="00605825"/>
    <w:rsid w:val="00606087"/>
    <w:rsid w:val="00611A16"/>
    <w:rsid w:val="006121A4"/>
    <w:rsid w:val="00612AF5"/>
    <w:rsid w:val="00613B10"/>
    <w:rsid w:val="00614BD3"/>
    <w:rsid w:val="00617426"/>
    <w:rsid w:val="0061756E"/>
    <w:rsid w:val="00621DC2"/>
    <w:rsid w:val="0062263A"/>
    <w:rsid w:val="0062407C"/>
    <w:rsid w:val="00624CB0"/>
    <w:rsid w:val="00625D61"/>
    <w:rsid w:val="006260A9"/>
    <w:rsid w:val="00626672"/>
    <w:rsid w:val="00627F07"/>
    <w:rsid w:val="00627F72"/>
    <w:rsid w:val="006303AA"/>
    <w:rsid w:val="00630988"/>
    <w:rsid w:val="00630A9D"/>
    <w:rsid w:val="0063185B"/>
    <w:rsid w:val="006319A1"/>
    <w:rsid w:val="00631E3C"/>
    <w:rsid w:val="00631F9F"/>
    <w:rsid w:val="00633537"/>
    <w:rsid w:val="00634FA8"/>
    <w:rsid w:val="00636168"/>
    <w:rsid w:val="00636969"/>
    <w:rsid w:val="00636C5A"/>
    <w:rsid w:val="00637FE3"/>
    <w:rsid w:val="00640B20"/>
    <w:rsid w:val="0064123A"/>
    <w:rsid w:val="00641337"/>
    <w:rsid w:val="00641519"/>
    <w:rsid w:val="00642748"/>
    <w:rsid w:val="00642B69"/>
    <w:rsid w:val="00643530"/>
    <w:rsid w:val="00643F12"/>
    <w:rsid w:val="00644D8B"/>
    <w:rsid w:val="00645D22"/>
    <w:rsid w:val="00645DDB"/>
    <w:rsid w:val="00647A86"/>
    <w:rsid w:val="00647A9C"/>
    <w:rsid w:val="00647FC7"/>
    <w:rsid w:val="00650FA2"/>
    <w:rsid w:val="006511F1"/>
    <w:rsid w:val="00651273"/>
    <w:rsid w:val="00651A08"/>
    <w:rsid w:val="00653F59"/>
    <w:rsid w:val="00654204"/>
    <w:rsid w:val="00654350"/>
    <w:rsid w:val="006551CB"/>
    <w:rsid w:val="0065527A"/>
    <w:rsid w:val="00657AD2"/>
    <w:rsid w:val="00662900"/>
    <w:rsid w:val="00662F2A"/>
    <w:rsid w:val="00664696"/>
    <w:rsid w:val="00664BA4"/>
    <w:rsid w:val="00666901"/>
    <w:rsid w:val="00666A77"/>
    <w:rsid w:val="00666E4C"/>
    <w:rsid w:val="00666EDF"/>
    <w:rsid w:val="00667F6F"/>
    <w:rsid w:val="00670434"/>
    <w:rsid w:val="00670C80"/>
    <w:rsid w:val="006711D0"/>
    <w:rsid w:val="00671E33"/>
    <w:rsid w:val="00671F9A"/>
    <w:rsid w:val="0067290D"/>
    <w:rsid w:val="0067447E"/>
    <w:rsid w:val="0067459B"/>
    <w:rsid w:val="00674C3D"/>
    <w:rsid w:val="0067657E"/>
    <w:rsid w:val="006766DA"/>
    <w:rsid w:val="00676E6C"/>
    <w:rsid w:val="00680338"/>
    <w:rsid w:val="00681AAA"/>
    <w:rsid w:val="00682283"/>
    <w:rsid w:val="006831C8"/>
    <w:rsid w:val="0068364D"/>
    <w:rsid w:val="00684057"/>
    <w:rsid w:val="0068420D"/>
    <w:rsid w:val="00684B4E"/>
    <w:rsid w:val="00684C30"/>
    <w:rsid w:val="00684CB2"/>
    <w:rsid w:val="00685917"/>
    <w:rsid w:val="00685FF6"/>
    <w:rsid w:val="0068677E"/>
    <w:rsid w:val="0068700F"/>
    <w:rsid w:val="00687666"/>
    <w:rsid w:val="006876C8"/>
    <w:rsid w:val="00690928"/>
    <w:rsid w:val="006915FE"/>
    <w:rsid w:val="00691F0A"/>
    <w:rsid w:val="00693A49"/>
    <w:rsid w:val="00693CE6"/>
    <w:rsid w:val="00693DB3"/>
    <w:rsid w:val="00694345"/>
    <w:rsid w:val="00697683"/>
    <w:rsid w:val="006A1469"/>
    <w:rsid w:val="006A156C"/>
    <w:rsid w:val="006A29EA"/>
    <w:rsid w:val="006A3579"/>
    <w:rsid w:val="006A36CE"/>
    <w:rsid w:val="006A3EB1"/>
    <w:rsid w:val="006A5766"/>
    <w:rsid w:val="006A62C9"/>
    <w:rsid w:val="006A73E6"/>
    <w:rsid w:val="006A761A"/>
    <w:rsid w:val="006A7A32"/>
    <w:rsid w:val="006B1A1C"/>
    <w:rsid w:val="006B1EAB"/>
    <w:rsid w:val="006B206D"/>
    <w:rsid w:val="006B2D79"/>
    <w:rsid w:val="006B3F8C"/>
    <w:rsid w:val="006B4C67"/>
    <w:rsid w:val="006B6B66"/>
    <w:rsid w:val="006C005A"/>
    <w:rsid w:val="006C13B5"/>
    <w:rsid w:val="006C1ED4"/>
    <w:rsid w:val="006C292E"/>
    <w:rsid w:val="006C3091"/>
    <w:rsid w:val="006C3CC0"/>
    <w:rsid w:val="006C4A33"/>
    <w:rsid w:val="006C6A7F"/>
    <w:rsid w:val="006C7405"/>
    <w:rsid w:val="006C75D5"/>
    <w:rsid w:val="006D1466"/>
    <w:rsid w:val="006D1BB9"/>
    <w:rsid w:val="006D20CE"/>
    <w:rsid w:val="006D24B6"/>
    <w:rsid w:val="006D2633"/>
    <w:rsid w:val="006D5EB4"/>
    <w:rsid w:val="006E0FA4"/>
    <w:rsid w:val="006E11D0"/>
    <w:rsid w:val="006E1B6D"/>
    <w:rsid w:val="006E1E86"/>
    <w:rsid w:val="006E22AE"/>
    <w:rsid w:val="006E3088"/>
    <w:rsid w:val="006E3B54"/>
    <w:rsid w:val="006E7416"/>
    <w:rsid w:val="006E77E6"/>
    <w:rsid w:val="006E7930"/>
    <w:rsid w:val="006F0314"/>
    <w:rsid w:val="006F0B25"/>
    <w:rsid w:val="006F18A4"/>
    <w:rsid w:val="006F41DE"/>
    <w:rsid w:val="006F439F"/>
    <w:rsid w:val="006F4A3A"/>
    <w:rsid w:val="006F5196"/>
    <w:rsid w:val="006F5999"/>
    <w:rsid w:val="006F63CE"/>
    <w:rsid w:val="006F6D3D"/>
    <w:rsid w:val="006F6D95"/>
    <w:rsid w:val="006F759F"/>
    <w:rsid w:val="0070118B"/>
    <w:rsid w:val="00702191"/>
    <w:rsid w:val="007021C8"/>
    <w:rsid w:val="0070359E"/>
    <w:rsid w:val="00705BDE"/>
    <w:rsid w:val="0070648B"/>
    <w:rsid w:val="00707763"/>
    <w:rsid w:val="00710439"/>
    <w:rsid w:val="00710C6C"/>
    <w:rsid w:val="00710EFF"/>
    <w:rsid w:val="0071191E"/>
    <w:rsid w:val="007121B7"/>
    <w:rsid w:val="00714099"/>
    <w:rsid w:val="00714AB3"/>
    <w:rsid w:val="00714B99"/>
    <w:rsid w:val="0071597E"/>
    <w:rsid w:val="00715BEA"/>
    <w:rsid w:val="00716A9E"/>
    <w:rsid w:val="00717019"/>
    <w:rsid w:val="00720A7B"/>
    <w:rsid w:val="007214D9"/>
    <w:rsid w:val="00721AD9"/>
    <w:rsid w:val="00722EDD"/>
    <w:rsid w:val="0072405C"/>
    <w:rsid w:val="007260D1"/>
    <w:rsid w:val="00730F33"/>
    <w:rsid w:val="007317B1"/>
    <w:rsid w:val="00732D16"/>
    <w:rsid w:val="00733FCE"/>
    <w:rsid w:val="00734597"/>
    <w:rsid w:val="00735981"/>
    <w:rsid w:val="00735B19"/>
    <w:rsid w:val="00735C9D"/>
    <w:rsid w:val="00736334"/>
    <w:rsid w:val="00736421"/>
    <w:rsid w:val="0073661F"/>
    <w:rsid w:val="0073766C"/>
    <w:rsid w:val="00737E16"/>
    <w:rsid w:val="00740EEA"/>
    <w:rsid w:val="00741EBD"/>
    <w:rsid w:val="00745939"/>
    <w:rsid w:val="00745B2E"/>
    <w:rsid w:val="007465A6"/>
    <w:rsid w:val="00750048"/>
    <w:rsid w:val="0075008D"/>
    <w:rsid w:val="0075027D"/>
    <w:rsid w:val="007506F7"/>
    <w:rsid w:val="00751151"/>
    <w:rsid w:val="0075142C"/>
    <w:rsid w:val="007520A3"/>
    <w:rsid w:val="00752947"/>
    <w:rsid w:val="00753909"/>
    <w:rsid w:val="00755814"/>
    <w:rsid w:val="007565B9"/>
    <w:rsid w:val="00757607"/>
    <w:rsid w:val="00757768"/>
    <w:rsid w:val="0076121A"/>
    <w:rsid w:val="00761A8B"/>
    <w:rsid w:val="00761E77"/>
    <w:rsid w:val="00762B2F"/>
    <w:rsid w:val="0076459A"/>
    <w:rsid w:val="00765010"/>
    <w:rsid w:val="00765844"/>
    <w:rsid w:val="00765C52"/>
    <w:rsid w:val="007661C5"/>
    <w:rsid w:val="00766A45"/>
    <w:rsid w:val="00766C79"/>
    <w:rsid w:val="00766E5C"/>
    <w:rsid w:val="00767B36"/>
    <w:rsid w:val="007704E9"/>
    <w:rsid w:val="00770C05"/>
    <w:rsid w:val="00773B22"/>
    <w:rsid w:val="007742B4"/>
    <w:rsid w:val="00774ED3"/>
    <w:rsid w:val="00774FE8"/>
    <w:rsid w:val="00775266"/>
    <w:rsid w:val="007763D1"/>
    <w:rsid w:val="00776F22"/>
    <w:rsid w:val="00777547"/>
    <w:rsid w:val="00777935"/>
    <w:rsid w:val="00777967"/>
    <w:rsid w:val="00777DB6"/>
    <w:rsid w:val="00781A5C"/>
    <w:rsid w:val="00782C25"/>
    <w:rsid w:val="00783C78"/>
    <w:rsid w:val="007840F8"/>
    <w:rsid w:val="00784BF9"/>
    <w:rsid w:val="00784D03"/>
    <w:rsid w:val="00784D67"/>
    <w:rsid w:val="00785B34"/>
    <w:rsid w:val="007865B6"/>
    <w:rsid w:val="0078708B"/>
    <w:rsid w:val="00787E45"/>
    <w:rsid w:val="007906C1"/>
    <w:rsid w:val="007907B9"/>
    <w:rsid w:val="00791E9A"/>
    <w:rsid w:val="00792943"/>
    <w:rsid w:val="00792EDE"/>
    <w:rsid w:val="00793506"/>
    <w:rsid w:val="00794804"/>
    <w:rsid w:val="00795538"/>
    <w:rsid w:val="00795781"/>
    <w:rsid w:val="00796EC2"/>
    <w:rsid w:val="007A08E4"/>
    <w:rsid w:val="007A1086"/>
    <w:rsid w:val="007A14AB"/>
    <w:rsid w:val="007A1A47"/>
    <w:rsid w:val="007A1AC7"/>
    <w:rsid w:val="007A1D43"/>
    <w:rsid w:val="007A3BE1"/>
    <w:rsid w:val="007A3E86"/>
    <w:rsid w:val="007A3FDD"/>
    <w:rsid w:val="007A4382"/>
    <w:rsid w:val="007A491A"/>
    <w:rsid w:val="007A4F9B"/>
    <w:rsid w:val="007A58B3"/>
    <w:rsid w:val="007A647F"/>
    <w:rsid w:val="007A6EDA"/>
    <w:rsid w:val="007A73E8"/>
    <w:rsid w:val="007A74AB"/>
    <w:rsid w:val="007A7C7C"/>
    <w:rsid w:val="007B089B"/>
    <w:rsid w:val="007B16D2"/>
    <w:rsid w:val="007B1912"/>
    <w:rsid w:val="007B1D0C"/>
    <w:rsid w:val="007B2615"/>
    <w:rsid w:val="007B2BA6"/>
    <w:rsid w:val="007B33F1"/>
    <w:rsid w:val="007B50C9"/>
    <w:rsid w:val="007B5139"/>
    <w:rsid w:val="007B5D40"/>
    <w:rsid w:val="007B5D75"/>
    <w:rsid w:val="007B601E"/>
    <w:rsid w:val="007B620E"/>
    <w:rsid w:val="007B68F1"/>
    <w:rsid w:val="007B6D54"/>
    <w:rsid w:val="007B6DDA"/>
    <w:rsid w:val="007C0308"/>
    <w:rsid w:val="007C145D"/>
    <w:rsid w:val="007C1A81"/>
    <w:rsid w:val="007C2E60"/>
    <w:rsid w:val="007C2FF2"/>
    <w:rsid w:val="007C3686"/>
    <w:rsid w:val="007C4B84"/>
    <w:rsid w:val="007C4F7C"/>
    <w:rsid w:val="007C5681"/>
    <w:rsid w:val="007C5A82"/>
    <w:rsid w:val="007C7CDD"/>
    <w:rsid w:val="007C7FB0"/>
    <w:rsid w:val="007D076D"/>
    <w:rsid w:val="007D095E"/>
    <w:rsid w:val="007D17BD"/>
    <w:rsid w:val="007D20B1"/>
    <w:rsid w:val="007D240D"/>
    <w:rsid w:val="007D2B7A"/>
    <w:rsid w:val="007D56C1"/>
    <w:rsid w:val="007D6232"/>
    <w:rsid w:val="007D7747"/>
    <w:rsid w:val="007E006E"/>
    <w:rsid w:val="007E1FF6"/>
    <w:rsid w:val="007E244B"/>
    <w:rsid w:val="007E319E"/>
    <w:rsid w:val="007E392C"/>
    <w:rsid w:val="007E4546"/>
    <w:rsid w:val="007E462B"/>
    <w:rsid w:val="007E50D3"/>
    <w:rsid w:val="007E54D7"/>
    <w:rsid w:val="007E580B"/>
    <w:rsid w:val="007E765F"/>
    <w:rsid w:val="007F117F"/>
    <w:rsid w:val="007F1F99"/>
    <w:rsid w:val="007F2B3C"/>
    <w:rsid w:val="007F3991"/>
    <w:rsid w:val="007F4482"/>
    <w:rsid w:val="007F5EB9"/>
    <w:rsid w:val="007F5F8F"/>
    <w:rsid w:val="007F768F"/>
    <w:rsid w:val="007F7E9E"/>
    <w:rsid w:val="00801445"/>
    <w:rsid w:val="00801E1E"/>
    <w:rsid w:val="00802216"/>
    <w:rsid w:val="00802422"/>
    <w:rsid w:val="00803234"/>
    <w:rsid w:val="00803DF8"/>
    <w:rsid w:val="00803FE3"/>
    <w:rsid w:val="00806C00"/>
    <w:rsid w:val="00806C2C"/>
    <w:rsid w:val="00806FFE"/>
    <w:rsid w:val="008072B4"/>
    <w:rsid w:val="0080791D"/>
    <w:rsid w:val="00810853"/>
    <w:rsid w:val="0081181A"/>
    <w:rsid w:val="00811ABC"/>
    <w:rsid w:val="00813AAF"/>
    <w:rsid w:val="00813BD3"/>
    <w:rsid w:val="00814199"/>
    <w:rsid w:val="008157AF"/>
    <w:rsid w:val="00815801"/>
    <w:rsid w:val="008166F1"/>
    <w:rsid w:val="0081670F"/>
    <w:rsid w:val="008168B5"/>
    <w:rsid w:val="00816F25"/>
    <w:rsid w:val="0082022F"/>
    <w:rsid w:val="00820B55"/>
    <w:rsid w:val="00821AE9"/>
    <w:rsid w:val="00821ECA"/>
    <w:rsid w:val="00821EF5"/>
    <w:rsid w:val="0082286F"/>
    <w:rsid w:val="008246DB"/>
    <w:rsid w:val="00824A9F"/>
    <w:rsid w:val="00824D56"/>
    <w:rsid w:val="008251B9"/>
    <w:rsid w:val="00827E5F"/>
    <w:rsid w:val="00830966"/>
    <w:rsid w:val="00831033"/>
    <w:rsid w:val="0083103B"/>
    <w:rsid w:val="00831422"/>
    <w:rsid w:val="00831FC1"/>
    <w:rsid w:val="008342CB"/>
    <w:rsid w:val="0083550E"/>
    <w:rsid w:val="00835F1C"/>
    <w:rsid w:val="008361DA"/>
    <w:rsid w:val="00836367"/>
    <w:rsid w:val="008369B4"/>
    <w:rsid w:val="00836DF0"/>
    <w:rsid w:val="00837A38"/>
    <w:rsid w:val="0084201E"/>
    <w:rsid w:val="008427E7"/>
    <w:rsid w:val="0084424E"/>
    <w:rsid w:val="00845D4B"/>
    <w:rsid w:val="008468F7"/>
    <w:rsid w:val="00846E8F"/>
    <w:rsid w:val="00847A61"/>
    <w:rsid w:val="00853030"/>
    <w:rsid w:val="00853A35"/>
    <w:rsid w:val="00853B1F"/>
    <w:rsid w:val="00853CAB"/>
    <w:rsid w:val="00853CAC"/>
    <w:rsid w:val="00853CF1"/>
    <w:rsid w:val="00855834"/>
    <w:rsid w:val="00855B44"/>
    <w:rsid w:val="00855DE6"/>
    <w:rsid w:val="0085769B"/>
    <w:rsid w:val="0086142E"/>
    <w:rsid w:val="008635E0"/>
    <w:rsid w:val="008640AB"/>
    <w:rsid w:val="0086488E"/>
    <w:rsid w:val="00864DB2"/>
    <w:rsid w:val="00865886"/>
    <w:rsid w:val="0086590D"/>
    <w:rsid w:val="008672D7"/>
    <w:rsid w:val="00867E4C"/>
    <w:rsid w:val="00867E7B"/>
    <w:rsid w:val="008700EC"/>
    <w:rsid w:val="00870E6D"/>
    <w:rsid w:val="00871D08"/>
    <w:rsid w:val="00871D7B"/>
    <w:rsid w:val="008735EA"/>
    <w:rsid w:val="00873603"/>
    <w:rsid w:val="00873B12"/>
    <w:rsid w:val="0087537A"/>
    <w:rsid w:val="00875BF7"/>
    <w:rsid w:val="0087610F"/>
    <w:rsid w:val="00876CA5"/>
    <w:rsid w:val="00877505"/>
    <w:rsid w:val="00877BE6"/>
    <w:rsid w:val="00877D15"/>
    <w:rsid w:val="008802EE"/>
    <w:rsid w:val="00880C1C"/>
    <w:rsid w:val="00880D4E"/>
    <w:rsid w:val="0088194F"/>
    <w:rsid w:val="00881F29"/>
    <w:rsid w:val="008838B9"/>
    <w:rsid w:val="00884298"/>
    <w:rsid w:val="00885DBA"/>
    <w:rsid w:val="00890708"/>
    <w:rsid w:val="00890C51"/>
    <w:rsid w:val="008922F9"/>
    <w:rsid w:val="00892544"/>
    <w:rsid w:val="00892EF3"/>
    <w:rsid w:val="00893891"/>
    <w:rsid w:val="00894A07"/>
    <w:rsid w:val="008952BB"/>
    <w:rsid w:val="008955C5"/>
    <w:rsid w:val="008968FB"/>
    <w:rsid w:val="00896CC2"/>
    <w:rsid w:val="008A2C7D"/>
    <w:rsid w:val="008A2E09"/>
    <w:rsid w:val="008A316A"/>
    <w:rsid w:val="008A459E"/>
    <w:rsid w:val="008A4CB8"/>
    <w:rsid w:val="008A4E5E"/>
    <w:rsid w:val="008A5C42"/>
    <w:rsid w:val="008A6274"/>
    <w:rsid w:val="008A709F"/>
    <w:rsid w:val="008A75C3"/>
    <w:rsid w:val="008A7D2A"/>
    <w:rsid w:val="008B0168"/>
    <w:rsid w:val="008B0993"/>
    <w:rsid w:val="008B0DE7"/>
    <w:rsid w:val="008B134E"/>
    <w:rsid w:val="008B2282"/>
    <w:rsid w:val="008B44A1"/>
    <w:rsid w:val="008B4C92"/>
    <w:rsid w:val="008B501A"/>
    <w:rsid w:val="008B5CC0"/>
    <w:rsid w:val="008B6E8B"/>
    <w:rsid w:val="008B7147"/>
    <w:rsid w:val="008B785E"/>
    <w:rsid w:val="008C0AC1"/>
    <w:rsid w:val="008C18B1"/>
    <w:rsid w:val="008C1DCD"/>
    <w:rsid w:val="008C2314"/>
    <w:rsid w:val="008C2BE9"/>
    <w:rsid w:val="008C395E"/>
    <w:rsid w:val="008C3D58"/>
    <w:rsid w:val="008C42C8"/>
    <w:rsid w:val="008C45D0"/>
    <w:rsid w:val="008C494D"/>
    <w:rsid w:val="008C4B23"/>
    <w:rsid w:val="008C5870"/>
    <w:rsid w:val="008D19DD"/>
    <w:rsid w:val="008D21A9"/>
    <w:rsid w:val="008D359F"/>
    <w:rsid w:val="008D3CE5"/>
    <w:rsid w:val="008D62D4"/>
    <w:rsid w:val="008D62DD"/>
    <w:rsid w:val="008D66D5"/>
    <w:rsid w:val="008D6781"/>
    <w:rsid w:val="008D7611"/>
    <w:rsid w:val="008E0732"/>
    <w:rsid w:val="008E0CE8"/>
    <w:rsid w:val="008E102A"/>
    <w:rsid w:val="008E4164"/>
    <w:rsid w:val="008E49B0"/>
    <w:rsid w:val="008E5D70"/>
    <w:rsid w:val="008E5D9C"/>
    <w:rsid w:val="008E6164"/>
    <w:rsid w:val="008E6E4B"/>
    <w:rsid w:val="008E71EF"/>
    <w:rsid w:val="008F030A"/>
    <w:rsid w:val="008F10DB"/>
    <w:rsid w:val="008F2765"/>
    <w:rsid w:val="008F3F21"/>
    <w:rsid w:val="008F41D9"/>
    <w:rsid w:val="008F4424"/>
    <w:rsid w:val="008F4BDE"/>
    <w:rsid w:val="008F4D8E"/>
    <w:rsid w:val="008F6426"/>
    <w:rsid w:val="008F6E2C"/>
    <w:rsid w:val="008F7492"/>
    <w:rsid w:val="00900002"/>
    <w:rsid w:val="00901B6A"/>
    <w:rsid w:val="0090295C"/>
    <w:rsid w:val="009042A8"/>
    <w:rsid w:val="00904940"/>
    <w:rsid w:val="00904A36"/>
    <w:rsid w:val="00904C3B"/>
    <w:rsid w:val="009101FF"/>
    <w:rsid w:val="009103D6"/>
    <w:rsid w:val="00910AF1"/>
    <w:rsid w:val="00911243"/>
    <w:rsid w:val="0091147F"/>
    <w:rsid w:val="00912247"/>
    <w:rsid w:val="0091336A"/>
    <w:rsid w:val="00913FCF"/>
    <w:rsid w:val="00915A42"/>
    <w:rsid w:val="00915D02"/>
    <w:rsid w:val="00916BFA"/>
    <w:rsid w:val="00917090"/>
    <w:rsid w:val="009173E9"/>
    <w:rsid w:val="0092174C"/>
    <w:rsid w:val="00921B34"/>
    <w:rsid w:val="00921FF8"/>
    <w:rsid w:val="00922DC4"/>
    <w:rsid w:val="00923272"/>
    <w:rsid w:val="00924C6C"/>
    <w:rsid w:val="00924F9B"/>
    <w:rsid w:val="00925029"/>
    <w:rsid w:val="009256A4"/>
    <w:rsid w:val="00925FD0"/>
    <w:rsid w:val="0092688C"/>
    <w:rsid w:val="00927EBC"/>
    <w:rsid w:val="009303D9"/>
    <w:rsid w:val="00930B53"/>
    <w:rsid w:val="0093193D"/>
    <w:rsid w:val="00931F64"/>
    <w:rsid w:val="00932384"/>
    <w:rsid w:val="00932EC2"/>
    <w:rsid w:val="00933C64"/>
    <w:rsid w:val="00935B60"/>
    <w:rsid w:val="00936709"/>
    <w:rsid w:val="00937185"/>
    <w:rsid w:val="0093793D"/>
    <w:rsid w:val="0094069A"/>
    <w:rsid w:val="00942125"/>
    <w:rsid w:val="00942D3A"/>
    <w:rsid w:val="00943EB2"/>
    <w:rsid w:val="00944732"/>
    <w:rsid w:val="0094516D"/>
    <w:rsid w:val="009455A4"/>
    <w:rsid w:val="00945AF2"/>
    <w:rsid w:val="0094615B"/>
    <w:rsid w:val="0094673C"/>
    <w:rsid w:val="009471D1"/>
    <w:rsid w:val="00947718"/>
    <w:rsid w:val="00947E46"/>
    <w:rsid w:val="009503BB"/>
    <w:rsid w:val="0095196F"/>
    <w:rsid w:val="00953967"/>
    <w:rsid w:val="00954231"/>
    <w:rsid w:val="009554F2"/>
    <w:rsid w:val="0095618F"/>
    <w:rsid w:val="00956F8B"/>
    <w:rsid w:val="009607E7"/>
    <w:rsid w:val="00960B6C"/>
    <w:rsid w:val="00960DE2"/>
    <w:rsid w:val="00962C40"/>
    <w:rsid w:val="00965119"/>
    <w:rsid w:val="0096645A"/>
    <w:rsid w:val="009666DA"/>
    <w:rsid w:val="00966C4D"/>
    <w:rsid w:val="00967763"/>
    <w:rsid w:val="0096785B"/>
    <w:rsid w:val="0097004C"/>
    <w:rsid w:val="00971081"/>
    <w:rsid w:val="00971593"/>
    <w:rsid w:val="00971A29"/>
    <w:rsid w:val="00971D9F"/>
    <w:rsid w:val="00972203"/>
    <w:rsid w:val="009724A5"/>
    <w:rsid w:val="00972548"/>
    <w:rsid w:val="00973C63"/>
    <w:rsid w:val="00974F12"/>
    <w:rsid w:val="009753C7"/>
    <w:rsid w:val="0097563A"/>
    <w:rsid w:val="00975A76"/>
    <w:rsid w:val="00976198"/>
    <w:rsid w:val="00976EC5"/>
    <w:rsid w:val="00976F5A"/>
    <w:rsid w:val="00977521"/>
    <w:rsid w:val="0097758C"/>
    <w:rsid w:val="00977719"/>
    <w:rsid w:val="00982CAF"/>
    <w:rsid w:val="00982F98"/>
    <w:rsid w:val="0098439A"/>
    <w:rsid w:val="009859C8"/>
    <w:rsid w:val="00986D46"/>
    <w:rsid w:val="00990069"/>
    <w:rsid w:val="0099078B"/>
    <w:rsid w:val="00991625"/>
    <w:rsid w:val="00992959"/>
    <w:rsid w:val="00992B28"/>
    <w:rsid w:val="0099340A"/>
    <w:rsid w:val="00994D63"/>
    <w:rsid w:val="00995991"/>
    <w:rsid w:val="00997570"/>
    <w:rsid w:val="00997A38"/>
    <w:rsid w:val="00997DB4"/>
    <w:rsid w:val="009A1357"/>
    <w:rsid w:val="009A17C7"/>
    <w:rsid w:val="009A19EC"/>
    <w:rsid w:val="009A2876"/>
    <w:rsid w:val="009A37B9"/>
    <w:rsid w:val="009A42AD"/>
    <w:rsid w:val="009A4B31"/>
    <w:rsid w:val="009A5FF4"/>
    <w:rsid w:val="009A6836"/>
    <w:rsid w:val="009A7F1F"/>
    <w:rsid w:val="009B08FF"/>
    <w:rsid w:val="009B27C0"/>
    <w:rsid w:val="009B3FE0"/>
    <w:rsid w:val="009B42EB"/>
    <w:rsid w:val="009B4B49"/>
    <w:rsid w:val="009B4FB8"/>
    <w:rsid w:val="009B565C"/>
    <w:rsid w:val="009B56F5"/>
    <w:rsid w:val="009B5FB6"/>
    <w:rsid w:val="009B6391"/>
    <w:rsid w:val="009B6502"/>
    <w:rsid w:val="009B6CE8"/>
    <w:rsid w:val="009C04D3"/>
    <w:rsid w:val="009C15BE"/>
    <w:rsid w:val="009C3000"/>
    <w:rsid w:val="009C3BDA"/>
    <w:rsid w:val="009C3C90"/>
    <w:rsid w:val="009C3E1D"/>
    <w:rsid w:val="009C4A53"/>
    <w:rsid w:val="009C5BF8"/>
    <w:rsid w:val="009C6165"/>
    <w:rsid w:val="009C6538"/>
    <w:rsid w:val="009D0239"/>
    <w:rsid w:val="009D1356"/>
    <w:rsid w:val="009D2EE2"/>
    <w:rsid w:val="009D501E"/>
    <w:rsid w:val="009D6C26"/>
    <w:rsid w:val="009D6C7D"/>
    <w:rsid w:val="009D7F21"/>
    <w:rsid w:val="009E01A8"/>
    <w:rsid w:val="009E09A5"/>
    <w:rsid w:val="009E1561"/>
    <w:rsid w:val="009E1738"/>
    <w:rsid w:val="009E18D4"/>
    <w:rsid w:val="009E193A"/>
    <w:rsid w:val="009E3B13"/>
    <w:rsid w:val="009E49A3"/>
    <w:rsid w:val="009E56FC"/>
    <w:rsid w:val="009E66D1"/>
    <w:rsid w:val="009F0A60"/>
    <w:rsid w:val="009F1D79"/>
    <w:rsid w:val="009F35BC"/>
    <w:rsid w:val="009F3B5E"/>
    <w:rsid w:val="009F4714"/>
    <w:rsid w:val="009F6478"/>
    <w:rsid w:val="009F6B51"/>
    <w:rsid w:val="009F72B1"/>
    <w:rsid w:val="009F7FDA"/>
    <w:rsid w:val="00A00EC3"/>
    <w:rsid w:val="00A0149E"/>
    <w:rsid w:val="00A01832"/>
    <w:rsid w:val="00A02E95"/>
    <w:rsid w:val="00A05074"/>
    <w:rsid w:val="00A050EB"/>
    <w:rsid w:val="00A051E0"/>
    <w:rsid w:val="00A059B3"/>
    <w:rsid w:val="00A06B06"/>
    <w:rsid w:val="00A07BB0"/>
    <w:rsid w:val="00A121AF"/>
    <w:rsid w:val="00A124F5"/>
    <w:rsid w:val="00A145DD"/>
    <w:rsid w:val="00A15AF2"/>
    <w:rsid w:val="00A1610A"/>
    <w:rsid w:val="00A206AE"/>
    <w:rsid w:val="00A20E3E"/>
    <w:rsid w:val="00A21C2B"/>
    <w:rsid w:val="00A21CE1"/>
    <w:rsid w:val="00A22C0A"/>
    <w:rsid w:val="00A2334A"/>
    <w:rsid w:val="00A238BF"/>
    <w:rsid w:val="00A240A7"/>
    <w:rsid w:val="00A2427E"/>
    <w:rsid w:val="00A2448E"/>
    <w:rsid w:val="00A24FE0"/>
    <w:rsid w:val="00A25017"/>
    <w:rsid w:val="00A2561F"/>
    <w:rsid w:val="00A259B8"/>
    <w:rsid w:val="00A25C44"/>
    <w:rsid w:val="00A26201"/>
    <w:rsid w:val="00A26465"/>
    <w:rsid w:val="00A269CF"/>
    <w:rsid w:val="00A27256"/>
    <w:rsid w:val="00A27718"/>
    <w:rsid w:val="00A311F0"/>
    <w:rsid w:val="00A314BF"/>
    <w:rsid w:val="00A31737"/>
    <w:rsid w:val="00A32B52"/>
    <w:rsid w:val="00A3550B"/>
    <w:rsid w:val="00A35C1C"/>
    <w:rsid w:val="00A369FC"/>
    <w:rsid w:val="00A415A7"/>
    <w:rsid w:val="00A41C5E"/>
    <w:rsid w:val="00A425EF"/>
    <w:rsid w:val="00A45260"/>
    <w:rsid w:val="00A46089"/>
    <w:rsid w:val="00A4646D"/>
    <w:rsid w:val="00A47CE6"/>
    <w:rsid w:val="00A47E1A"/>
    <w:rsid w:val="00A50D84"/>
    <w:rsid w:val="00A5346D"/>
    <w:rsid w:val="00A54C82"/>
    <w:rsid w:val="00A54D35"/>
    <w:rsid w:val="00A57231"/>
    <w:rsid w:val="00A6109D"/>
    <w:rsid w:val="00A61BB4"/>
    <w:rsid w:val="00A63580"/>
    <w:rsid w:val="00A63C55"/>
    <w:rsid w:val="00A66432"/>
    <w:rsid w:val="00A66746"/>
    <w:rsid w:val="00A70084"/>
    <w:rsid w:val="00A70FE3"/>
    <w:rsid w:val="00A71DB1"/>
    <w:rsid w:val="00A7287B"/>
    <w:rsid w:val="00A7380D"/>
    <w:rsid w:val="00A73E5D"/>
    <w:rsid w:val="00A7508D"/>
    <w:rsid w:val="00A754CC"/>
    <w:rsid w:val="00A765FE"/>
    <w:rsid w:val="00A76AA4"/>
    <w:rsid w:val="00A76BFC"/>
    <w:rsid w:val="00A7774D"/>
    <w:rsid w:val="00A777E0"/>
    <w:rsid w:val="00A823D5"/>
    <w:rsid w:val="00A84245"/>
    <w:rsid w:val="00A85935"/>
    <w:rsid w:val="00A91174"/>
    <w:rsid w:val="00A91265"/>
    <w:rsid w:val="00A922B8"/>
    <w:rsid w:val="00A93096"/>
    <w:rsid w:val="00A93A54"/>
    <w:rsid w:val="00A94365"/>
    <w:rsid w:val="00A95F9A"/>
    <w:rsid w:val="00A9655B"/>
    <w:rsid w:val="00A96C57"/>
    <w:rsid w:val="00A97064"/>
    <w:rsid w:val="00A97742"/>
    <w:rsid w:val="00AA067D"/>
    <w:rsid w:val="00AA0D73"/>
    <w:rsid w:val="00AA2AF8"/>
    <w:rsid w:val="00AA3E8B"/>
    <w:rsid w:val="00AA4007"/>
    <w:rsid w:val="00AA6DE6"/>
    <w:rsid w:val="00AA7944"/>
    <w:rsid w:val="00AA7C75"/>
    <w:rsid w:val="00AA7DA9"/>
    <w:rsid w:val="00AB0860"/>
    <w:rsid w:val="00AB0DE5"/>
    <w:rsid w:val="00AB15EC"/>
    <w:rsid w:val="00AB1681"/>
    <w:rsid w:val="00AB4371"/>
    <w:rsid w:val="00AB58D7"/>
    <w:rsid w:val="00AB6528"/>
    <w:rsid w:val="00AB66D0"/>
    <w:rsid w:val="00AB6759"/>
    <w:rsid w:val="00AB6B1E"/>
    <w:rsid w:val="00AB7F3C"/>
    <w:rsid w:val="00AB7F9E"/>
    <w:rsid w:val="00AC08B4"/>
    <w:rsid w:val="00AC0D46"/>
    <w:rsid w:val="00AC1283"/>
    <w:rsid w:val="00AC212D"/>
    <w:rsid w:val="00AC2DCF"/>
    <w:rsid w:val="00AC3DC8"/>
    <w:rsid w:val="00AC48D8"/>
    <w:rsid w:val="00AC4FA8"/>
    <w:rsid w:val="00AC5404"/>
    <w:rsid w:val="00AC5AE5"/>
    <w:rsid w:val="00AC674D"/>
    <w:rsid w:val="00AD0061"/>
    <w:rsid w:val="00AD0506"/>
    <w:rsid w:val="00AD0DFE"/>
    <w:rsid w:val="00AD1931"/>
    <w:rsid w:val="00AD2197"/>
    <w:rsid w:val="00AD276F"/>
    <w:rsid w:val="00AD2A76"/>
    <w:rsid w:val="00AD4072"/>
    <w:rsid w:val="00AD5D73"/>
    <w:rsid w:val="00AD61DE"/>
    <w:rsid w:val="00AD734C"/>
    <w:rsid w:val="00AD78A8"/>
    <w:rsid w:val="00AD7D04"/>
    <w:rsid w:val="00AE1873"/>
    <w:rsid w:val="00AE22B4"/>
    <w:rsid w:val="00AE3409"/>
    <w:rsid w:val="00AE363D"/>
    <w:rsid w:val="00AE4403"/>
    <w:rsid w:val="00AE4F22"/>
    <w:rsid w:val="00AE69F6"/>
    <w:rsid w:val="00AE7F6A"/>
    <w:rsid w:val="00AF13EE"/>
    <w:rsid w:val="00AF2662"/>
    <w:rsid w:val="00AF36CC"/>
    <w:rsid w:val="00AF4463"/>
    <w:rsid w:val="00AF55E8"/>
    <w:rsid w:val="00AF6EB4"/>
    <w:rsid w:val="00B0260C"/>
    <w:rsid w:val="00B02D4E"/>
    <w:rsid w:val="00B02E5B"/>
    <w:rsid w:val="00B03E1D"/>
    <w:rsid w:val="00B04419"/>
    <w:rsid w:val="00B04DBF"/>
    <w:rsid w:val="00B0519E"/>
    <w:rsid w:val="00B05D79"/>
    <w:rsid w:val="00B05E0D"/>
    <w:rsid w:val="00B068C3"/>
    <w:rsid w:val="00B072CC"/>
    <w:rsid w:val="00B10A15"/>
    <w:rsid w:val="00B10D6C"/>
    <w:rsid w:val="00B113B6"/>
    <w:rsid w:val="00B116FC"/>
    <w:rsid w:val="00B11A60"/>
    <w:rsid w:val="00B130F5"/>
    <w:rsid w:val="00B13D52"/>
    <w:rsid w:val="00B1472C"/>
    <w:rsid w:val="00B15EFF"/>
    <w:rsid w:val="00B16649"/>
    <w:rsid w:val="00B16CAC"/>
    <w:rsid w:val="00B17079"/>
    <w:rsid w:val="00B179BE"/>
    <w:rsid w:val="00B17DDE"/>
    <w:rsid w:val="00B2163A"/>
    <w:rsid w:val="00B2172C"/>
    <w:rsid w:val="00B22613"/>
    <w:rsid w:val="00B22BA4"/>
    <w:rsid w:val="00B243D5"/>
    <w:rsid w:val="00B25004"/>
    <w:rsid w:val="00B251C4"/>
    <w:rsid w:val="00B2529E"/>
    <w:rsid w:val="00B253AA"/>
    <w:rsid w:val="00B25BDB"/>
    <w:rsid w:val="00B25DF7"/>
    <w:rsid w:val="00B272AC"/>
    <w:rsid w:val="00B27C22"/>
    <w:rsid w:val="00B30C6B"/>
    <w:rsid w:val="00B32DD5"/>
    <w:rsid w:val="00B33A84"/>
    <w:rsid w:val="00B33D13"/>
    <w:rsid w:val="00B35605"/>
    <w:rsid w:val="00B35C6A"/>
    <w:rsid w:val="00B35DF6"/>
    <w:rsid w:val="00B3608F"/>
    <w:rsid w:val="00B360B1"/>
    <w:rsid w:val="00B3636B"/>
    <w:rsid w:val="00B3647A"/>
    <w:rsid w:val="00B36652"/>
    <w:rsid w:val="00B37082"/>
    <w:rsid w:val="00B37795"/>
    <w:rsid w:val="00B37C76"/>
    <w:rsid w:val="00B37E2D"/>
    <w:rsid w:val="00B420FE"/>
    <w:rsid w:val="00B42363"/>
    <w:rsid w:val="00B44872"/>
    <w:rsid w:val="00B457AD"/>
    <w:rsid w:val="00B45983"/>
    <w:rsid w:val="00B50512"/>
    <w:rsid w:val="00B50EB8"/>
    <w:rsid w:val="00B5156F"/>
    <w:rsid w:val="00B51F95"/>
    <w:rsid w:val="00B524C4"/>
    <w:rsid w:val="00B52EB9"/>
    <w:rsid w:val="00B53A54"/>
    <w:rsid w:val="00B53BF8"/>
    <w:rsid w:val="00B54061"/>
    <w:rsid w:val="00B55587"/>
    <w:rsid w:val="00B55DED"/>
    <w:rsid w:val="00B55E5A"/>
    <w:rsid w:val="00B55EC7"/>
    <w:rsid w:val="00B5608D"/>
    <w:rsid w:val="00B60866"/>
    <w:rsid w:val="00B60A9D"/>
    <w:rsid w:val="00B60CEA"/>
    <w:rsid w:val="00B61112"/>
    <w:rsid w:val="00B62483"/>
    <w:rsid w:val="00B625AB"/>
    <w:rsid w:val="00B629E3"/>
    <w:rsid w:val="00B63176"/>
    <w:rsid w:val="00B638FF"/>
    <w:rsid w:val="00B63BCD"/>
    <w:rsid w:val="00B6412F"/>
    <w:rsid w:val="00B64365"/>
    <w:rsid w:val="00B65BB4"/>
    <w:rsid w:val="00B66820"/>
    <w:rsid w:val="00B66AD8"/>
    <w:rsid w:val="00B6701F"/>
    <w:rsid w:val="00B701DD"/>
    <w:rsid w:val="00B7064A"/>
    <w:rsid w:val="00B7117B"/>
    <w:rsid w:val="00B711FB"/>
    <w:rsid w:val="00B71BF1"/>
    <w:rsid w:val="00B73459"/>
    <w:rsid w:val="00B734CC"/>
    <w:rsid w:val="00B738E3"/>
    <w:rsid w:val="00B759A3"/>
    <w:rsid w:val="00B768D1"/>
    <w:rsid w:val="00B81335"/>
    <w:rsid w:val="00B81578"/>
    <w:rsid w:val="00B8209F"/>
    <w:rsid w:val="00B826B5"/>
    <w:rsid w:val="00B83731"/>
    <w:rsid w:val="00B84D62"/>
    <w:rsid w:val="00B86CF7"/>
    <w:rsid w:val="00B86EB1"/>
    <w:rsid w:val="00B90D98"/>
    <w:rsid w:val="00B91A6B"/>
    <w:rsid w:val="00B93FEF"/>
    <w:rsid w:val="00B944C4"/>
    <w:rsid w:val="00B946F0"/>
    <w:rsid w:val="00B94BFF"/>
    <w:rsid w:val="00B95E84"/>
    <w:rsid w:val="00B96FF7"/>
    <w:rsid w:val="00BA0022"/>
    <w:rsid w:val="00BA1025"/>
    <w:rsid w:val="00BA1873"/>
    <w:rsid w:val="00BA1ABE"/>
    <w:rsid w:val="00BA36F9"/>
    <w:rsid w:val="00BA3D88"/>
    <w:rsid w:val="00BA41FB"/>
    <w:rsid w:val="00BA5010"/>
    <w:rsid w:val="00BA5D07"/>
    <w:rsid w:val="00BA78F4"/>
    <w:rsid w:val="00BA7BBC"/>
    <w:rsid w:val="00BB0271"/>
    <w:rsid w:val="00BB033B"/>
    <w:rsid w:val="00BB0DA5"/>
    <w:rsid w:val="00BB2008"/>
    <w:rsid w:val="00BB3045"/>
    <w:rsid w:val="00BB38D1"/>
    <w:rsid w:val="00BB54C1"/>
    <w:rsid w:val="00BB6129"/>
    <w:rsid w:val="00BB61DD"/>
    <w:rsid w:val="00BB6339"/>
    <w:rsid w:val="00BB6585"/>
    <w:rsid w:val="00BC06C8"/>
    <w:rsid w:val="00BC0741"/>
    <w:rsid w:val="00BC13B5"/>
    <w:rsid w:val="00BC20EA"/>
    <w:rsid w:val="00BC3420"/>
    <w:rsid w:val="00BC4219"/>
    <w:rsid w:val="00BC5E0D"/>
    <w:rsid w:val="00BC5F27"/>
    <w:rsid w:val="00BC6BFD"/>
    <w:rsid w:val="00BD06EF"/>
    <w:rsid w:val="00BD1FF1"/>
    <w:rsid w:val="00BD23A1"/>
    <w:rsid w:val="00BD2BA3"/>
    <w:rsid w:val="00BD2BD3"/>
    <w:rsid w:val="00BD355E"/>
    <w:rsid w:val="00BD4FEA"/>
    <w:rsid w:val="00BD5EC1"/>
    <w:rsid w:val="00BD6132"/>
    <w:rsid w:val="00BD6611"/>
    <w:rsid w:val="00BD670B"/>
    <w:rsid w:val="00BE02DA"/>
    <w:rsid w:val="00BE0EA3"/>
    <w:rsid w:val="00BE12DD"/>
    <w:rsid w:val="00BE1D4E"/>
    <w:rsid w:val="00BE20A3"/>
    <w:rsid w:val="00BE45AE"/>
    <w:rsid w:val="00BE48AC"/>
    <w:rsid w:val="00BE592E"/>
    <w:rsid w:val="00BE5F9F"/>
    <w:rsid w:val="00BE73C5"/>
    <w:rsid w:val="00BE7D3C"/>
    <w:rsid w:val="00BF0A36"/>
    <w:rsid w:val="00BF31A6"/>
    <w:rsid w:val="00BF4E43"/>
    <w:rsid w:val="00BF54DE"/>
    <w:rsid w:val="00BF55F0"/>
    <w:rsid w:val="00BF5987"/>
    <w:rsid w:val="00BF5C67"/>
    <w:rsid w:val="00BF5FF6"/>
    <w:rsid w:val="00BF69CC"/>
    <w:rsid w:val="00BF6AF5"/>
    <w:rsid w:val="00BF74C4"/>
    <w:rsid w:val="00C005AD"/>
    <w:rsid w:val="00C0207F"/>
    <w:rsid w:val="00C03A84"/>
    <w:rsid w:val="00C03B61"/>
    <w:rsid w:val="00C03F35"/>
    <w:rsid w:val="00C041BB"/>
    <w:rsid w:val="00C05033"/>
    <w:rsid w:val="00C053F5"/>
    <w:rsid w:val="00C061FD"/>
    <w:rsid w:val="00C078FC"/>
    <w:rsid w:val="00C1140B"/>
    <w:rsid w:val="00C114E6"/>
    <w:rsid w:val="00C11820"/>
    <w:rsid w:val="00C122E9"/>
    <w:rsid w:val="00C12612"/>
    <w:rsid w:val="00C1458B"/>
    <w:rsid w:val="00C15A9A"/>
    <w:rsid w:val="00C15F24"/>
    <w:rsid w:val="00C16117"/>
    <w:rsid w:val="00C1647C"/>
    <w:rsid w:val="00C16CEF"/>
    <w:rsid w:val="00C205F3"/>
    <w:rsid w:val="00C223E5"/>
    <w:rsid w:val="00C24C7E"/>
    <w:rsid w:val="00C2516A"/>
    <w:rsid w:val="00C260CD"/>
    <w:rsid w:val="00C3040C"/>
    <w:rsid w:val="00C3075A"/>
    <w:rsid w:val="00C31474"/>
    <w:rsid w:val="00C315BE"/>
    <w:rsid w:val="00C31FE8"/>
    <w:rsid w:val="00C33149"/>
    <w:rsid w:val="00C34D38"/>
    <w:rsid w:val="00C34D78"/>
    <w:rsid w:val="00C34F19"/>
    <w:rsid w:val="00C35841"/>
    <w:rsid w:val="00C3609F"/>
    <w:rsid w:val="00C3638C"/>
    <w:rsid w:val="00C378C6"/>
    <w:rsid w:val="00C37931"/>
    <w:rsid w:val="00C404BA"/>
    <w:rsid w:val="00C4230E"/>
    <w:rsid w:val="00C43224"/>
    <w:rsid w:val="00C44420"/>
    <w:rsid w:val="00C44737"/>
    <w:rsid w:val="00C45466"/>
    <w:rsid w:val="00C46473"/>
    <w:rsid w:val="00C46480"/>
    <w:rsid w:val="00C466CF"/>
    <w:rsid w:val="00C474E1"/>
    <w:rsid w:val="00C4756C"/>
    <w:rsid w:val="00C5092D"/>
    <w:rsid w:val="00C50946"/>
    <w:rsid w:val="00C51031"/>
    <w:rsid w:val="00C51054"/>
    <w:rsid w:val="00C52A19"/>
    <w:rsid w:val="00C55A57"/>
    <w:rsid w:val="00C55AF7"/>
    <w:rsid w:val="00C5620C"/>
    <w:rsid w:val="00C5756C"/>
    <w:rsid w:val="00C60338"/>
    <w:rsid w:val="00C61EA0"/>
    <w:rsid w:val="00C62CF4"/>
    <w:rsid w:val="00C64A1C"/>
    <w:rsid w:val="00C64D87"/>
    <w:rsid w:val="00C64E91"/>
    <w:rsid w:val="00C65033"/>
    <w:rsid w:val="00C65A15"/>
    <w:rsid w:val="00C661A1"/>
    <w:rsid w:val="00C66F82"/>
    <w:rsid w:val="00C67451"/>
    <w:rsid w:val="00C718DE"/>
    <w:rsid w:val="00C71C6B"/>
    <w:rsid w:val="00C71D2E"/>
    <w:rsid w:val="00C7305A"/>
    <w:rsid w:val="00C735BB"/>
    <w:rsid w:val="00C755BD"/>
    <w:rsid w:val="00C75677"/>
    <w:rsid w:val="00C757F1"/>
    <w:rsid w:val="00C762A9"/>
    <w:rsid w:val="00C803B0"/>
    <w:rsid w:val="00C808E5"/>
    <w:rsid w:val="00C81701"/>
    <w:rsid w:val="00C8171C"/>
    <w:rsid w:val="00C8179A"/>
    <w:rsid w:val="00C81E94"/>
    <w:rsid w:val="00C82759"/>
    <w:rsid w:val="00C82C70"/>
    <w:rsid w:val="00C8395B"/>
    <w:rsid w:val="00C84867"/>
    <w:rsid w:val="00C859D8"/>
    <w:rsid w:val="00C85D07"/>
    <w:rsid w:val="00C85E6F"/>
    <w:rsid w:val="00C86248"/>
    <w:rsid w:val="00C86C9C"/>
    <w:rsid w:val="00C919A4"/>
    <w:rsid w:val="00C91C5A"/>
    <w:rsid w:val="00C91CA7"/>
    <w:rsid w:val="00C92225"/>
    <w:rsid w:val="00C92C74"/>
    <w:rsid w:val="00C92DFC"/>
    <w:rsid w:val="00C9352F"/>
    <w:rsid w:val="00C93E31"/>
    <w:rsid w:val="00C94AB6"/>
    <w:rsid w:val="00C96F47"/>
    <w:rsid w:val="00C97526"/>
    <w:rsid w:val="00C97656"/>
    <w:rsid w:val="00CA0932"/>
    <w:rsid w:val="00CA0C85"/>
    <w:rsid w:val="00CA0CE9"/>
    <w:rsid w:val="00CA2422"/>
    <w:rsid w:val="00CA4392"/>
    <w:rsid w:val="00CA4635"/>
    <w:rsid w:val="00CA5D97"/>
    <w:rsid w:val="00CA6B6B"/>
    <w:rsid w:val="00CA7DE0"/>
    <w:rsid w:val="00CB0A1B"/>
    <w:rsid w:val="00CB12C7"/>
    <w:rsid w:val="00CB17B1"/>
    <w:rsid w:val="00CB2BDA"/>
    <w:rsid w:val="00CB3709"/>
    <w:rsid w:val="00CB38F9"/>
    <w:rsid w:val="00CB533D"/>
    <w:rsid w:val="00CB5456"/>
    <w:rsid w:val="00CB587E"/>
    <w:rsid w:val="00CB6666"/>
    <w:rsid w:val="00CB66BA"/>
    <w:rsid w:val="00CC0EAC"/>
    <w:rsid w:val="00CC1291"/>
    <w:rsid w:val="00CC2D47"/>
    <w:rsid w:val="00CC350C"/>
    <w:rsid w:val="00CC393F"/>
    <w:rsid w:val="00CC4068"/>
    <w:rsid w:val="00CC4577"/>
    <w:rsid w:val="00CC4C46"/>
    <w:rsid w:val="00CC4E57"/>
    <w:rsid w:val="00CC580C"/>
    <w:rsid w:val="00CC6FF6"/>
    <w:rsid w:val="00CC745B"/>
    <w:rsid w:val="00CC7FE1"/>
    <w:rsid w:val="00CD117F"/>
    <w:rsid w:val="00CD2342"/>
    <w:rsid w:val="00CD2974"/>
    <w:rsid w:val="00CD358C"/>
    <w:rsid w:val="00CD36AE"/>
    <w:rsid w:val="00CD5567"/>
    <w:rsid w:val="00CD59C1"/>
    <w:rsid w:val="00CD5D63"/>
    <w:rsid w:val="00CD5EF7"/>
    <w:rsid w:val="00CD67E8"/>
    <w:rsid w:val="00CD6938"/>
    <w:rsid w:val="00CD719F"/>
    <w:rsid w:val="00CD7A02"/>
    <w:rsid w:val="00CD7EA5"/>
    <w:rsid w:val="00CE14F3"/>
    <w:rsid w:val="00CE1843"/>
    <w:rsid w:val="00CE1C02"/>
    <w:rsid w:val="00CE2256"/>
    <w:rsid w:val="00CE35D0"/>
    <w:rsid w:val="00CE3C6B"/>
    <w:rsid w:val="00CE463B"/>
    <w:rsid w:val="00CE47B9"/>
    <w:rsid w:val="00CE55CA"/>
    <w:rsid w:val="00CE5B96"/>
    <w:rsid w:val="00CE5D7C"/>
    <w:rsid w:val="00CE63C8"/>
    <w:rsid w:val="00CE69E6"/>
    <w:rsid w:val="00CE7756"/>
    <w:rsid w:val="00CF0BA3"/>
    <w:rsid w:val="00CF22D5"/>
    <w:rsid w:val="00CF32E0"/>
    <w:rsid w:val="00D0041C"/>
    <w:rsid w:val="00D00525"/>
    <w:rsid w:val="00D016DD"/>
    <w:rsid w:val="00D023C6"/>
    <w:rsid w:val="00D02D9A"/>
    <w:rsid w:val="00D02E9D"/>
    <w:rsid w:val="00D032BE"/>
    <w:rsid w:val="00D03760"/>
    <w:rsid w:val="00D063A6"/>
    <w:rsid w:val="00D06743"/>
    <w:rsid w:val="00D072DC"/>
    <w:rsid w:val="00D07B3F"/>
    <w:rsid w:val="00D1169B"/>
    <w:rsid w:val="00D116C8"/>
    <w:rsid w:val="00D122A6"/>
    <w:rsid w:val="00D12A19"/>
    <w:rsid w:val="00D14BAA"/>
    <w:rsid w:val="00D14FFC"/>
    <w:rsid w:val="00D2027F"/>
    <w:rsid w:val="00D2176E"/>
    <w:rsid w:val="00D22E90"/>
    <w:rsid w:val="00D22F07"/>
    <w:rsid w:val="00D23132"/>
    <w:rsid w:val="00D25A45"/>
    <w:rsid w:val="00D26FDE"/>
    <w:rsid w:val="00D278EB"/>
    <w:rsid w:val="00D3170B"/>
    <w:rsid w:val="00D328B5"/>
    <w:rsid w:val="00D3504C"/>
    <w:rsid w:val="00D35CD4"/>
    <w:rsid w:val="00D360CC"/>
    <w:rsid w:val="00D37C58"/>
    <w:rsid w:val="00D40F89"/>
    <w:rsid w:val="00D41518"/>
    <w:rsid w:val="00D41BB5"/>
    <w:rsid w:val="00D42F49"/>
    <w:rsid w:val="00D4321E"/>
    <w:rsid w:val="00D43BBC"/>
    <w:rsid w:val="00D43F0F"/>
    <w:rsid w:val="00D442DC"/>
    <w:rsid w:val="00D453AF"/>
    <w:rsid w:val="00D453E1"/>
    <w:rsid w:val="00D46801"/>
    <w:rsid w:val="00D46E51"/>
    <w:rsid w:val="00D4732C"/>
    <w:rsid w:val="00D47365"/>
    <w:rsid w:val="00D47AF7"/>
    <w:rsid w:val="00D5019C"/>
    <w:rsid w:val="00D510CA"/>
    <w:rsid w:val="00D51E16"/>
    <w:rsid w:val="00D529B1"/>
    <w:rsid w:val="00D52B68"/>
    <w:rsid w:val="00D5345B"/>
    <w:rsid w:val="00D535C2"/>
    <w:rsid w:val="00D54BBE"/>
    <w:rsid w:val="00D55AE1"/>
    <w:rsid w:val="00D60CFB"/>
    <w:rsid w:val="00D60D29"/>
    <w:rsid w:val="00D610F8"/>
    <w:rsid w:val="00D632BE"/>
    <w:rsid w:val="00D63D04"/>
    <w:rsid w:val="00D65DDF"/>
    <w:rsid w:val="00D65F3F"/>
    <w:rsid w:val="00D66001"/>
    <w:rsid w:val="00D667E8"/>
    <w:rsid w:val="00D671ED"/>
    <w:rsid w:val="00D70CA8"/>
    <w:rsid w:val="00D719B8"/>
    <w:rsid w:val="00D7237A"/>
    <w:rsid w:val="00D72919"/>
    <w:rsid w:val="00D72CAB"/>
    <w:rsid w:val="00D72D06"/>
    <w:rsid w:val="00D7312E"/>
    <w:rsid w:val="00D7326B"/>
    <w:rsid w:val="00D737F8"/>
    <w:rsid w:val="00D740CB"/>
    <w:rsid w:val="00D74363"/>
    <w:rsid w:val="00D74B15"/>
    <w:rsid w:val="00D7522C"/>
    <w:rsid w:val="00D7536F"/>
    <w:rsid w:val="00D75415"/>
    <w:rsid w:val="00D761CB"/>
    <w:rsid w:val="00D765B0"/>
    <w:rsid w:val="00D76668"/>
    <w:rsid w:val="00D767A4"/>
    <w:rsid w:val="00D76D79"/>
    <w:rsid w:val="00D76EE8"/>
    <w:rsid w:val="00D774DB"/>
    <w:rsid w:val="00D8014C"/>
    <w:rsid w:val="00D81EEF"/>
    <w:rsid w:val="00D82D55"/>
    <w:rsid w:val="00D832D3"/>
    <w:rsid w:val="00D848C9"/>
    <w:rsid w:val="00D84E19"/>
    <w:rsid w:val="00D863A1"/>
    <w:rsid w:val="00D86790"/>
    <w:rsid w:val="00D86BEE"/>
    <w:rsid w:val="00D86C3F"/>
    <w:rsid w:val="00D87A41"/>
    <w:rsid w:val="00D87BE2"/>
    <w:rsid w:val="00D91932"/>
    <w:rsid w:val="00D923A6"/>
    <w:rsid w:val="00D929AB"/>
    <w:rsid w:val="00D93412"/>
    <w:rsid w:val="00D93CC7"/>
    <w:rsid w:val="00D94DD3"/>
    <w:rsid w:val="00D960EA"/>
    <w:rsid w:val="00D96A08"/>
    <w:rsid w:val="00DA07EB"/>
    <w:rsid w:val="00DA0CD0"/>
    <w:rsid w:val="00DA1DFB"/>
    <w:rsid w:val="00DA2342"/>
    <w:rsid w:val="00DA310A"/>
    <w:rsid w:val="00DA63C1"/>
    <w:rsid w:val="00DA7D98"/>
    <w:rsid w:val="00DB116D"/>
    <w:rsid w:val="00DB223D"/>
    <w:rsid w:val="00DB3181"/>
    <w:rsid w:val="00DB5A17"/>
    <w:rsid w:val="00DB6ADE"/>
    <w:rsid w:val="00DB6EEE"/>
    <w:rsid w:val="00DB796B"/>
    <w:rsid w:val="00DB7AA1"/>
    <w:rsid w:val="00DC0441"/>
    <w:rsid w:val="00DC0FE0"/>
    <w:rsid w:val="00DC21D4"/>
    <w:rsid w:val="00DC230D"/>
    <w:rsid w:val="00DC2712"/>
    <w:rsid w:val="00DC38E5"/>
    <w:rsid w:val="00DC3A42"/>
    <w:rsid w:val="00DC43CF"/>
    <w:rsid w:val="00DC5771"/>
    <w:rsid w:val="00DC6521"/>
    <w:rsid w:val="00DC6A1A"/>
    <w:rsid w:val="00DD0AA9"/>
    <w:rsid w:val="00DD20BE"/>
    <w:rsid w:val="00DD2348"/>
    <w:rsid w:val="00DD2743"/>
    <w:rsid w:val="00DD2CA0"/>
    <w:rsid w:val="00DD2EAC"/>
    <w:rsid w:val="00DD588A"/>
    <w:rsid w:val="00DD6895"/>
    <w:rsid w:val="00DD7B66"/>
    <w:rsid w:val="00DE0363"/>
    <w:rsid w:val="00DE1AC2"/>
    <w:rsid w:val="00DE22A2"/>
    <w:rsid w:val="00DE3217"/>
    <w:rsid w:val="00DE356F"/>
    <w:rsid w:val="00DE4EC9"/>
    <w:rsid w:val="00DE56C2"/>
    <w:rsid w:val="00DE65F1"/>
    <w:rsid w:val="00DE673C"/>
    <w:rsid w:val="00DE6918"/>
    <w:rsid w:val="00DE758D"/>
    <w:rsid w:val="00DE7BAA"/>
    <w:rsid w:val="00DE7EF9"/>
    <w:rsid w:val="00DF1726"/>
    <w:rsid w:val="00DF3EFB"/>
    <w:rsid w:val="00DF472A"/>
    <w:rsid w:val="00DF5F38"/>
    <w:rsid w:val="00DF7FA2"/>
    <w:rsid w:val="00E02B37"/>
    <w:rsid w:val="00E02BEB"/>
    <w:rsid w:val="00E05147"/>
    <w:rsid w:val="00E061A1"/>
    <w:rsid w:val="00E07383"/>
    <w:rsid w:val="00E078AA"/>
    <w:rsid w:val="00E10875"/>
    <w:rsid w:val="00E11618"/>
    <w:rsid w:val="00E137E2"/>
    <w:rsid w:val="00E165BC"/>
    <w:rsid w:val="00E172A4"/>
    <w:rsid w:val="00E1752A"/>
    <w:rsid w:val="00E17836"/>
    <w:rsid w:val="00E2193F"/>
    <w:rsid w:val="00E21AC0"/>
    <w:rsid w:val="00E220D3"/>
    <w:rsid w:val="00E24508"/>
    <w:rsid w:val="00E24D18"/>
    <w:rsid w:val="00E26D08"/>
    <w:rsid w:val="00E27360"/>
    <w:rsid w:val="00E27939"/>
    <w:rsid w:val="00E27DAE"/>
    <w:rsid w:val="00E27DBF"/>
    <w:rsid w:val="00E3249F"/>
    <w:rsid w:val="00E343A5"/>
    <w:rsid w:val="00E3480A"/>
    <w:rsid w:val="00E36361"/>
    <w:rsid w:val="00E40B85"/>
    <w:rsid w:val="00E4137F"/>
    <w:rsid w:val="00E419A0"/>
    <w:rsid w:val="00E42B0F"/>
    <w:rsid w:val="00E4379A"/>
    <w:rsid w:val="00E43E08"/>
    <w:rsid w:val="00E4438F"/>
    <w:rsid w:val="00E44500"/>
    <w:rsid w:val="00E45AE0"/>
    <w:rsid w:val="00E45BC5"/>
    <w:rsid w:val="00E474E6"/>
    <w:rsid w:val="00E47614"/>
    <w:rsid w:val="00E51184"/>
    <w:rsid w:val="00E51666"/>
    <w:rsid w:val="00E5170F"/>
    <w:rsid w:val="00E52353"/>
    <w:rsid w:val="00E52FC0"/>
    <w:rsid w:val="00E540BB"/>
    <w:rsid w:val="00E54670"/>
    <w:rsid w:val="00E54755"/>
    <w:rsid w:val="00E557F5"/>
    <w:rsid w:val="00E55C83"/>
    <w:rsid w:val="00E56A5C"/>
    <w:rsid w:val="00E5781C"/>
    <w:rsid w:val="00E57DC4"/>
    <w:rsid w:val="00E60557"/>
    <w:rsid w:val="00E61E12"/>
    <w:rsid w:val="00E62C7A"/>
    <w:rsid w:val="00E63580"/>
    <w:rsid w:val="00E64D0A"/>
    <w:rsid w:val="00E65211"/>
    <w:rsid w:val="00E67EF9"/>
    <w:rsid w:val="00E7067A"/>
    <w:rsid w:val="00E722EC"/>
    <w:rsid w:val="00E73337"/>
    <w:rsid w:val="00E7395D"/>
    <w:rsid w:val="00E73D25"/>
    <w:rsid w:val="00E741B2"/>
    <w:rsid w:val="00E7422E"/>
    <w:rsid w:val="00E74492"/>
    <w:rsid w:val="00E74845"/>
    <w:rsid w:val="00E7582C"/>
    <w:rsid w:val="00E7596C"/>
    <w:rsid w:val="00E76272"/>
    <w:rsid w:val="00E80FF4"/>
    <w:rsid w:val="00E82AE9"/>
    <w:rsid w:val="00E832A3"/>
    <w:rsid w:val="00E83371"/>
    <w:rsid w:val="00E83761"/>
    <w:rsid w:val="00E83881"/>
    <w:rsid w:val="00E84B1B"/>
    <w:rsid w:val="00E8555D"/>
    <w:rsid w:val="00E86B75"/>
    <w:rsid w:val="00E878F2"/>
    <w:rsid w:val="00E93B2A"/>
    <w:rsid w:val="00E93E5A"/>
    <w:rsid w:val="00E94B64"/>
    <w:rsid w:val="00E95F03"/>
    <w:rsid w:val="00E96CF2"/>
    <w:rsid w:val="00EA1207"/>
    <w:rsid w:val="00EA1EE0"/>
    <w:rsid w:val="00EA2715"/>
    <w:rsid w:val="00EA3DCA"/>
    <w:rsid w:val="00EA4607"/>
    <w:rsid w:val="00EA57BA"/>
    <w:rsid w:val="00EA5C5D"/>
    <w:rsid w:val="00EA65E8"/>
    <w:rsid w:val="00EB0411"/>
    <w:rsid w:val="00EB1480"/>
    <w:rsid w:val="00EB196F"/>
    <w:rsid w:val="00EB433B"/>
    <w:rsid w:val="00EB4C95"/>
    <w:rsid w:val="00EB59F2"/>
    <w:rsid w:val="00EB608F"/>
    <w:rsid w:val="00EB6E8E"/>
    <w:rsid w:val="00EB764B"/>
    <w:rsid w:val="00EB7DA3"/>
    <w:rsid w:val="00EC0432"/>
    <w:rsid w:val="00EC0D59"/>
    <w:rsid w:val="00EC11E8"/>
    <w:rsid w:val="00EC1812"/>
    <w:rsid w:val="00EC2369"/>
    <w:rsid w:val="00EC3A65"/>
    <w:rsid w:val="00EC4898"/>
    <w:rsid w:val="00EC4D68"/>
    <w:rsid w:val="00EC5177"/>
    <w:rsid w:val="00EC5644"/>
    <w:rsid w:val="00EC7BA8"/>
    <w:rsid w:val="00ED0149"/>
    <w:rsid w:val="00ED0F4F"/>
    <w:rsid w:val="00ED2B1C"/>
    <w:rsid w:val="00ED3B10"/>
    <w:rsid w:val="00ED4C09"/>
    <w:rsid w:val="00ED5218"/>
    <w:rsid w:val="00ED5BEE"/>
    <w:rsid w:val="00ED68BA"/>
    <w:rsid w:val="00ED7670"/>
    <w:rsid w:val="00EE1569"/>
    <w:rsid w:val="00EE1D6A"/>
    <w:rsid w:val="00EE2A62"/>
    <w:rsid w:val="00EE2A80"/>
    <w:rsid w:val="00EE2D40"/>
    <w:rsid w:val="00EE3C97"/>
    <w:rsid w:val="00EE3EE3"/>
    <w:rsid w:val="00EF0389"/>
    <w:rsid w:val="00EF1738"/>
    <w:rsid w:val="00EF1AE7"/>
    <w:rsid w:val="00EF1AFF"/>
    <w:rsid w:val="00EF1C15"/>
    <w:rsid w:val="00EF298F"/>
    <w:rsid w:val="00EF3175"/>
    <w:rsid w:val="00EF4C1B"/>
    <w:rsid w:val="00EF6595"/>
    <w:rsid w:val="00EF6ED6"/>
    <w:rsid w:val="00EF72BB"/>
    <w:rsid w:val="00EF73FB"/>
    <w:rsid w:val="00EF7DE3"/>
    <w:rsid w:val="00F0087B"/>
    <w:rsid w:val="00F00E75"/>
    <w:rsid w:val="00F01367"/>
    <w:rsid w:val="00F0267D"/>
    <w:rsid w:val="00F03103"/>
    <w:rsid w:val="00F03EDB"/>
    <w:rsid w:val="00F03EEB"/>
    <w:rsid w:val="00F054E0"/>
    <w:rsid w:val="00F06179"/>
    <w:rsid w:val="00F07685"/>
    <w:rsid w:val="00F114E7"/>
    <w:rsid w:val="00F11606"/>
    <w:rsid w:val="00F12488"/>
    <w:rsid w:val="00F12578"/>
    <w:rsid w:val="00F125A4"/>
    <w:rsid w:val="00F13F0A"/>
    <w:rsid w:val="00F141C5"/>
    <w:rsid w:val="00F143E5"/>
    <w:rsid w:val="00F14821"/>
    <w:rsid w:val="00F166D1"/>
    <w:rsid w:val="00F170EC"/>
    <w:rsid w:val="00F20C50"/>
    <w:rsid w:val="00F2117F"/>
    <w:rsid w:val="00F23546"/>
    <w:rsid w:val="00F239A0"/>
    <w:rsid w:val="00F23CAC"/>
    <w:rsid w:val="00F27156"/>
    <w:rsid w:val="00F271DE"/>
    <w:rsid w:val="00F2778B"/>
    <w:rsid w:val="00F30650"/>
    <w:rsid w:val="00F3195C"/>
    <w:rsid w:val="00F31D33"/>
    <w:rsid w:val="00F31EFE"/>
    <w:rsid w:val="00F33A58"/>
    <w:rsid w:val="00F33EE3"/>
    <w:rsid w:val="00F33F8F"/>
    <w:rsid w:val="00F342EE"/>
    <w:rsid w:val="00F35236"/>
    <w:rsid w:val="00F3572F"/>
    <w:rsid w:val="00F37F17"/>
    <w:rsid w:val="00F40097"/>
    <w:rsid w:val="00F4112B"/>
    <w:rsid w:val="00F429A1"/>
    <w:rsid w:val="00F4401A"/>
    <w:rsid w:val="00F4547C"/>
    <w:rsid w:val="00F4566C"/>
    <w:rsid w:val="00F45D4C"/>
    <w:rsid w:val="00F4662A"/>
    <w:rsid w:val="00F466E0"/>
    <w:rsid w:val="00F509A2"/>
    <w:rsid w:val="00F5141B"/>
    <w:rsid w:val="00F51A8C"/>
    <w:rsid w:val="00F51C0E"/>
    <w:rsid w:val="00F51E53"/>
    <w:rsid w:val="00F52D44"/>
    <w:rsid w:val="00F5330A"/>
    <w:rsid w:val="00F537C1"/>
    <w:rsid w:val="00F551EB"/>
    <w:rsid w:val="00F55937"/>
    <w:rsid w:val="00F55A80"/>
    <w:rsid w:val="00F56265"/>
    <w:rsid w:val="00F627DA"/>
    <w:rsid w:val="00F632E7"/>
    <w:rsid w:val="00F6448E"/>
    <w:rsid w:val="00F645DF"/>
    <w:rsid w:val="00F6471F"/>
    <w:rsid w:val="00F649D5"/>
    <w:rsid w:val="00F64C5C"/>
    <w:rsid w:val="00F65247"/>
    <w:rsid w:val="00F65344"/>
    <w:rsid w:val="00F655C6"/>
    <w:rsid w:val="00F66FAC"/>
    <w:rsid w:val="00F67822"/>
    <w:rsid w:val="00F70D2F"/>
    <w:rsid w:val="00F71DDF"/>
    <w:rsid w:val="00F7247B"/>
    <w:rsid w:val="00F72665"/>
    <w:rsid w:val="00F7288F"/>
    <w:rsid w:val="00F72A87"/>
    <w:rsid w:val="00F72D28"/>
    <w:rsid w:val="00F74D55"/>
    <w:rsid w:val="00F76046"/>
    <w:rsid w:val="00F76DC6"/>
    <w:rsid w:val="00F77041"/>
    <w:rsid w:val="00F777AC"/>
    <w:rsid w:val="00F77EF7"/>
    <w:rsid w:val="00F800C2"/>
    <w:rsid w:val="00F8072C"/>
    <w:rsid w:val="00F80E0A"/>
    <w:rsid w:val="00F80E56"/>
    <w:rsid w:val="00F8118E"/>
    <w:rsid w:val="00F815F7"/>
    <w:rsid w:val="00F847A6"/>
    <w:rsid w:val="00F85856"/>
    <w:rsid w:val="00F86F3E"/>
    <w:rsid w:val="00F871C5"/>
    <w:rsid w:val="00F87425"/>
    <w:rsid w:val="00F91039"/>
    <w:rsid w:val="00F911AC"/>
    <w:rsid w:val="00F91F7A"/>
    <w:rsid w:val="00F934AA"/>
    <w:rsid w:val="00F9441B"/>
    <w:rsid w:val="00F95FF7"/>
    <w:rsid w:val="00F96F67"/>
    <w:rsid w:val="00F96F80"/>
    <w:rsid w:val="00F97BFF"/>
    <w:rsid w:val="00F97C1F"/>
    <w:rsid w:val="00FA0C11"/>
    <w:rsid w:val="00FA4409"/>
    <w:rsid w:val="00FA4967"/>
    <w:rsid w:val="00FA4C32"/>
    <w:rsid w:val="00FA5AB8"/>
    <w:rsid w:val="00FA7005"/>
    <w:rsid w:val="00FA7BA9"/>
    <w:rsid w:val="00FB0073"/>
    <w:rsid w:val="00FB1D24"/>
    <w:rsid w:val="00FB1EC0"/>
    <w:rsid w:val="00FB2DD7"/>
    <w:rsid w:val="00FB375D"/>
    <w:rsid w:val="00FB4B90"/>
    <w:rsid w:val="00FB59A4"/>
    <w:rsid w:val="00FB5DAB"/>
    <w:rsid w:val="00FB67A9"/>
    <w:rsid w:val="00FB7450"/>
    <w:rsid w:val="00FB79D1"/>
    <w:rsid w:val="00FC0934"/>
    <w:rsid w:val="00FC0D7E"/>
    <w:rsid w:val="00FC1C11"/>
    <w:rsid w:val="00FC30B6"/>
    <w:rsid w:val="00FC4979"/>
    <w:rsid w:val="00FC5D6A"/>
    <w:rsid w:val="00FC601D"/>
    <w:rsid w:val="00FC6DBC"/>
    <w:rsid w:val="00FC6E87"/>
    <w:rsid w:val="00FD0267"/>
    <w:rsid w:val="00FD1EA8"/>
    <w:rsid w:val="00FD232A"/>
    <w:rsid w:val="00FD2BDB"/>
    <w:rsid w:val="00FD2E07"/>
    <w:rsid w:val="00FD3EA9"/>
    <w:rsid w:val="00FD4B45"/>
    <w:rsid w:val="00FD4EEC"/>
    <w:rsid w:val="00FD61BC"/>
    <w:rsid w:val="00FD71FF"/>
    <w:rsid w:val="00FD7636"/>
    <w:rsid w:val="00FE09A2"/>
    <w:rsid w:val="00FE0A2E"/>
    <w:rsid w:val="00FE0CEB"/>
    <w:rsid w:val="00FE4F41"/>
    <w:rsid w:val="00FE6026"/>
    <w:rsid w:val="00FE669D"/>
    <w:rsid w:val="00FE7072"/>
    <w:rsid w:val="00FE7114"/>
    <w:rsid w:val="00FE7F75"/>
    <w:rsid w:val="00FF0AE5"/>
    <w:rsid w:val="00FF0ECF"/>
    <w:rsid w:val="00FF1775"/>
    <w:rsid w:val="00FF20AB"/>
    <w:rsid w:val="00FF3B8F"/>
    <w:rsid w:val="00FF3DDA"/>
    <w:rsid w:val="00FF5A36"/>
    <w:rsid w:val="00FF6CC9"/>
    <w:rsid w:val="02B5F5AE"/>
    <w:rsid w:val="03B23AC0"/>
    <w:rsid w:val="06CCB811"/>
    <w:rsid w:val="09DB5665"/>
    <w:rsid w:val="0E6248B5"/>
    <w:rsid w:val="119E56F5"/>
    <w:rsid w:val="143F1858"/>
    <w:rsid w:val="16DEB793"/>
    <w:rsid w:val="18A0950A"/>
    <w:rsid w:val="1A7A6BEE"/>
    <w:rsid w:val="1AB7A828"/>
    <w:rsid w:val="1B7BC45D"/>
    <w:rsid w:val="1DA9BA83"/>
    <w:rsid w:val="1E87E1E9"/>
    <w:rsid w:val="2179F444"/>
    <w:rsid w:val="21D01F90"/>
    <w:rsid w:val="24887407"/>
    <w:rsid w:val="25255862"/>
    <w:rsid w:val="25E8ED27"/>
    <w:rsid w:val="281FB467"/>
    <w:rsid w:val="2844F734"/>
    <w:rsid w:val="2BB085E4"/>
    <w:rsid w:val="2CE8757D"/>
    <w:rsid w:val="2EAA52F4"/>
    <w:rsid w:val="308429D8"/>
    <w:rsid w:val="30DE24DC"/>
    <w:rsid w:val="35B20639"/>
    <w:rsid w:val="3922A8EE"/>
    <w:rsid w:val="395D8912"/>
    <w:rsid w:val="3AEF40DE"/>
    <w:rsid w:val="3DCC81F5"/>
    <w:rsid w:val="3ECFEC28"/>
    <w:rsid w:val="40799D61"/>
    <w:rsid w:val="40FBD08A"/>
    <w:rsid w:val="42D5A76E"/>
    <w:rsid w:val="440D9707"/>
    <w:rsid w:val="45483C9F"/>
    <w:rsid w:val="462C64DA"/>
    <w:rsid w:val="465DF4E8"/>
    <w:rsid w:val="47EB1A28"/>
    <w:rsid w:val="493B032E"/>
    <w:rsid w:val="4BA35A7C"/>
    <w:rsid w:val="4BF89023"/>
    <w:rsid w:val="4D487929"/>
    <w:rsid w:val="5062F67A"/>
    <w:rsid w:val="54F1A37F"/>
    <w:rsid w:val="551452E6"/>
    <w:rsid w:val="56835B4B"/>
    <w:rsid w:val="56E04BA7"/>
    <w:rsid w:val="606024B8"/>
    <w:rsid w:val="637AA209"/>
    <w:rsid w:val="646D9AB3"/>
    <w:rsid w:val="648F8EE2"/>
    <w:rsid w:val="652C0DF7"/>
    <w:rsid w:val="65CB6491"/>
    <w:rsid w:val="66E630B9"/>
    <w:rsid w:val="6794B617"/>
    <w:rsid w:val="681E2052"/>
    <w:rsid w:val="697E7AE1"/>
    <w:rsid w:val="69BEDD06"/>
    <w:rsid w:val="6B1032AD"/>
    <w:rsid w:val="6B3D302F"/>
    <w:rsid w:val="6EF57083"/>
    <w:rsid w:val="745B8658"/>
    <w:rsid w:val="748A33B6"/>
    <w:rsid w:val="754E7F02"/>
    <w:rsid w:val="75AB6F5E"/>
    <w:rsid w:val="7709C6C2"/>
    <w:rsid w:val="7843B986"/>
    <w:rsid w:val="78588ACA"/>
    <w:rsid w:val="7CEFEEA3"/>
    <w:rsid w:val="7DBC42BF"/>
    <w:rsid w:val="7F6884A9"/>
    <w:rsid w:val="7FA98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692D4"/>
  <w15:chartTrackingRefBased/>
  <w15:docId w15:val="{9FD6254F-C7B7-4AD2-9FE2-55D8FA6715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rPr>
  </w:style>
  <w:style w:type="paragraph" w:styleId="Affiliation" w:customStyle="1">
    <w:name w:val="Affiliation"/>
    <w:pPr>
      <w:jc w:val="center"/>
    </w:pPr>
  </w:style>
  <w:style w:type="paragraph" w:styleId="Author" w:customStyle="1">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2"/>
      </w:numPr>
      <w:tabs>
        <w:tab w:val="left" w:pos="533"/>
      </w:tabs>
      <w:spacing w:before="80" w:after="200"/>
      <w:ind w:left="0" w:firstLine="0"/>
      <w:jc w:val="both"/>
    </w:pPr>
    <w:rPr>
      <w:noProof/>
      <w:sz w:val="16"/>
      <w:szCs w:val="16"/>
    </w:rPr>
  </w:style>
  <w:style w:type="paragraph" w:styleId="footnote" w:customStyle="1">
    <w:name w:val="footnote"/>
    <w:pPr>
      <w:framePr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sz w:val="28"/>
      <w:szCs w:val="28"/>
    </w:rPr>
  </w:style>
  <w:style w:type="paragraph" w:styleId="papertitle" w:customStyle="1">
    <w:name w:val="paper title"/>
    <w:pPr>
      <w:spacing w:after="120"/>
      <w:jc w:val="center"/>
    </w:pPr>
    <w:rPr>
      <w:rFonts w:eastAsia="MS Mincho"/>
      <w:noProof/>
      <w:sz w:val="48"/>
      <w:szCs w:val="48"/>
    </w:rPr>
  </w:style>
  <w:style w:type="paragraph" w:styleId="references" w:customStyle="1">
    <w:name w:val="references"/>
    <w:pPr>
      <w:numPr>
        <w:numId w:val="8"/>
      </w:numPr>
      <w:spacing w:after="50" w:line="180" w:lineRule="exact"/>
      <w:jc w:val="both"/>
    </w:pPr>
    <w:rPr>
      <w:rFonts w:eastAsia="MS Mincho"/>
      <w:noProof/>
      <w:sz w:val="16"/>
      <w:szCs w:val="16"/>
    </w:rPr>
  </w:style>
  <w:style w:type="paragraph" w:styleId="sponsors" w:customStyle="1">
    <w:name w:val="sponsors"/>
    <w:pPr>
      <w:framePr w:wrap="auto" w:hAnchor="text" w:x="615" w:y="2239"/>
      <w:pBdr>
        <w:top w:val="single" w:color="auto" w:sz="4" w:space="2"/>
      </w:pBdr>
      <w:ind w:firstLine="288"/>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60" w:after="30"/>
      <w:ind w:left="58" w:hanging="29"/>
      <w:jc w:val="right"/>
    </w:pPr>
    <w:rPr>
      <w:sz w:val="12"/>
      <w:szCs w:val="12"/>
    </w:rPr>
  </w:style>
  <w:style w:type="paragraph" w:styleId="tablehead" w:customStyle="1">
    <w:name w:val="table head"/>
    <w:pPr>
      <w:numPr>
        <w:numId w:val="9"/>
      </w:numPr>
      <w:spacing w:before="240" w:after="120" w:line="216" w:lineRule="auto"/>
      <w:jc w:val="center"/>
    </w:pPr>
    <w:rPr>
      <w:smallCaps/>
      <w:noProof/>
      <w:sz w:val="16"/>
      <w:szCs w:val="16"/>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character" w:styleId="Hyperlink">
    <w:name w:val="Hyperlink"/>
    <w:rsid w:val="004A3CBE"/>
    <w:rPr>
      <w:color w:val="0563C1"/>
      <w:u w:val="single"/>
    </w:rPr>
  </w:style>
  <w:style w:type="character" w:styleId="UnresolvedMention">
    <w:name w:val="Unresolved Mention"/>
    <w:uiPriority w:val="99"/>
    <w:semiHidden/>
    <w:unhideWhenUsed/>
    <w:rsid w:val="004A3CBE"/>
    <w:rPr>
      <w:color w:val="605E5C"/>
      <w:shd w:val="clear" w:color="auto" w:fill="E1DFDD"/>
    </w:rPr>
  </w:style>
  <w:style w:type="character" w:styleId="FollowedHyperlink">
    <w:name w:val="FollowedHyperlink"/>
    <w:rsid w:val="004A3CBE"/>
    <w:rPr>
      <w:color w:val="954F72"/>
      <w:u w:val="single"/>
    </w:rPr>
  </w:style>
  <w:style w:type="character" w:styleId="Heading4Char" w:customStyle="1">
    <w:name w:val="Heading 4 Char"/>
    <w:link w:val="Heading4"/>
    <w:rsid w:val="00DD7B66"/>
    <w:rPr>
      <w:i/>
      <w:iCs/>
      <w:noProof/>
    </w:rPr>
  </w:style>
  <w:style w:type="paragraph" w:styleId="ListParagraph">
    <w:name w:val="List Paragraph"/>
    <w:basedOn w:val="Normal"/>
    <w:uiPriority w:val="34"/>
    <w:qFormat/>
    <w:rsid w:val="00640B20"/>
    <w:pPr>
      <w:ind w:left="720"/>
      <w:contextualSpacing/>
    </w:pPr>
  </w:style>
  <w:style w:type="paragraph" w:styleId="Revision">
    <w:name w:val="Revision"/>
    <w:hidden/>
    <w:uiPriority w:val="99"/>
    <w:semiHidden/>
    <w:rsid w:val="003D402F"/>
  </w:style>
  <w:style w:type="paragraph" w:styleId="NormalWeb">
    <w:name w:val="Normal (Web)"/>
    <w:basedOn w:val="Normal"/>
    <w:uiPriority w:val="99"/>
    <w:unhideWhenUsed/>
    <w:rsid w:val="00C92225"/>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69969">
      <w:bodyDiv w:val="1"/>
      <w:marLeft w:val="0"/>
      <w:marRight w:val="0"/>
      <w:marTop w:val="0"/>
      <w:marBottom w:val="0"/>
      <w:divBdr>
        <w:top w:val="none" w:sz="0" w:space="0" w:color="auto"/>
        <w:left w:val="none" w:sz="0" w:space="0" w:color="auto"/>
        <w:bottom w:val="none" w:sz="0" w:space="0" w:color="auto"/>
        <w:right w:val="none" w:sz="0" w:space="0" w:color="auto"/>
      </w:divBdr>
    </w:div>
    <w:div w:id="434909319">
      <w:bodyDiv w:val="1"/>
      <w:marLeft w:val="0"/>
      <w:marRight w:val="0"/>
      <w:marTop w:val="0"/>
      <w:marBottom w:val="0"/>
      <w:divBdr>
        <w:top w:val="none" w:sz="0" w:space="0" w:color="auto"/>
        <w:left w:val="none" w:sz="0" w:space="0" w:color="auto"/>
        <w:bottom w:val="none" w:sz="0" w:space="0" w:color="auto"/>
        <w:right w:val="none" w:sz="0" w:space="0" w:color="auto"/>
      </w:divBdr>
    </w:div>
    <w:div w:id="527373547">
      <w:bodyDiv w:val="1"/>
      <w:marLeft w:val="0"/>
      <w:marRight w:val="0"/>
      <w:marTop w:val="0"/>
      <w:marBottom w:val="0"/>
      <w:divBdr>
        <w:top w:val="none" w:sz="0" w:space="0" w:color="auto"/>
        <w:left w:val="none" w:sz="0" w:space="0" w:color="auto"/>
        <w:bottom w:val="none" w:sz="0" w:space="0" w:color="auto"/>
        <w:right w:val="none" w:sz="0" w:space="0" w:color="auto"/>
      </w:divBdr>
    </w:div>
    <w:div w:id="840967397">
      <w:bodyDiv w:val="1"/>
      <w:marLeft w:val="0"/>
      <w:marRight w:val="0"/>
      <w:marTop w:val="0"/>
      <w:marBottom w:val="0"/>
      <w:divBdr>
        <w:top w:val="none" w:sz="0" w:space="0" w:color="auto"/>
        <w:left w:val="none" w:sz="0" w:space="0" w:color="auto"/>
        <w:bottom w:val="none" w:sz="0" w:space="0" w:color="auto"/>
        <w:right w:val="none" w:sz="0" w:space="0" w:color="auto"/>
      </w:divBdr>
    </w:div>
    <w:div w:id="885022821">
      <w:bodyDiv w:val="1"/>
      <w:marLeft w:val="0"/>
      <w:marRight w:val="0"/>
      <w:marTop w:val="0"/>
      <w:marBottom w:val="0"/>
      <w:divBdr>
        <w:top w:val="none" w:sz="0" w:space="0" w:color="auto"/>
        <w:left w:val="none" w:sz="0" w:space="0" w:color="auto"/>
        <w:bottom w:val="none" w:sz="0" w:space="0" w:color="auto"/>
        <w:right w:val="none" w:sz="0" w:space="0" w:color="auto"/>
      </w:divBdr>
    </w:div>
    <w:div w:id="907884823">
      <w:bodyDiv w:val="1"/>
      <w:marLeft w:val="0"/>
      <w:marRight w:val="0"/>
      <w:marTop w:val="0"/>
      <w:marBottom w:val="0"/>
      <w:divBdr>
        <w:top w:val="none" w:sz="0" w:space="0" w:color="auto"/>
        <w:left w:val="none" w:sz="0" w:space="0" w:color="auto"/>
        <w:bottom w:val="none" w:sz="0" w:space="0" w:color="auto"/>
        <w:right w:val="none" w:sz="0" w:space="0" w:color="auto"/>
      </w:divBdr>
    </w:div>
    <w:div w:id="1234464953">
      <w:bodyDiv w:val="1"/>
      <w:marLeft w:val="0"/>
      <w:marRight w:val="0"/>
      <w:marTop w:val="0"/>
      <w:marBottom w:val="0"/>
      <w:divBdr>
        <w:top w:val="none" w:sz="0" w:space="0" w:color="auto"/>
        <w:left w:val="none" w:sz="0" w:space="0" w:color="auto"/>
        <w:bottom w:val="none" w:sz="0" w:space="0" w:color="auto"/>
        <w:right w:val="none" w:sz="0" w:space="0" w:color="auto"/>
      </w:divBdr>
    </w:div>
    <w:div w:id="1301418425">
      <w:bodyDiv w:val="1"/>
      <w:marLeft w:val="0"/>
      <w:marRight w:val="0"/>
      <w:marTop w:val="0"/>
      <w:marBottom w:val="0"/>
      <w:divBdr>
        <w:top w:val="none" w:sz="0" w:space="0" w:color="auto"/>
        <w:left w:val="none" w:sz="0" w:space="0" w:color="auto"/>
        <w:bottom w:val="none" w:sz="0" w:space="0" w:color="auto"/>
        <w:right w:val="none" w:sz="0" w:space="0" w:color="auto"/>
      </w:divBdr>
      <w:divsChild>
        <w:div w:id="96561241">
          <w:marLeft w:val="360"/>
          <w:marRight w:val="0"/>
          <w:marTop w:val="200"/>
          <w:marBottom w:val="0"/>
          <w:divBdr>
            <w:top w:val="none" w:sz="0" w:space="0" w:color="auto"/>
            <w:left w:val="none" w:sz="0" w:space="0" w:color="auto"/>
            <w:bottom w:val="none" w:sz="0" w:space="0" w:color="auto"/>
            <w:right w:val="none" w:sz="0" w:space="0" w:color="auto"/>
          </w:divBdr>
        </w:div>
        <w:div w:id="1263689673">
          <w:marLeft w:val="360"/>
          <w:marRight w:val="0"/>
          <w:marTop w:val="200"/>
          <w:marBottom w:val="0"/>
          <w:divBdr>
            <w:top w:val="none" w:sz="0" w:space="0" w:color="auto"/>
            <w:left w:val="none" w:sz="0" w:space="0" w:color="auto"/>
            <w:bottom w:val="none" w:sz="0" w:space="0" w:color="auto"/>
            <w:right w:val="none" w:sz="0" w:space="0" w:color="auto"/>
          </w:divBdr>
        </w:div>
      </w:divsChild>
    </w:div>
    <w:div w:id="158618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1.png" Id="rId13" /><Relationship Type="http://schemas.openxmlformats.org/officeDocument/2006/relationships/image" Target="media/image6.jpeg" Id="rId18" /><Relationship Type="http://schemas.openxmlformats.org/officeDocument/2006/relationships/image" Target="media/image14.png" Id="rId26" /><Relationship Type="http://schemas.openxmlformats.org/officeDocument/2006/relationships/styles" Target="styles.xml" Id="rId3" /><Relationship Type="http://schemas.openxmlformats.org/officeDocument/2006/relationships/image" Target="media/image9.png" Id="rId21" /><Relationship Type="http://schemas.openxmlformats.org/officeDocument/2006/relationships/endnotes" Target="endnotes.xml" Id="rId7" /><Relationship Type="http://schemas.openxmlformats.org/officeDocument/2006/relationships/hyperlink" Target="mailto:machabillava@wisc.edu" TargetMode="External" Id="rId12" /><Relationship Type="http://schemas.openxmlformats.org/officeDocument/2006/relationships/image" Target="media/image5.jpeg" Id="rId17" /><Relationship Type="http://schemas.openxmlformats.org/officeDocument/2006/relationships/image" Target="media/image13.png"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mailto:ppulakanti@wisc.edu" TargetMode="External" Id="rId11" /><Relationship Type="http://schemas.openxmlformats.org/officeDocument/2006/relationships/image" Target="media/image12.png"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theme" Target="theme/theme1.xml" Id="rId28" /><Relationship Type="http://schemas.openxmlformats.org/officeDocument/2006/relationships/hyperlink" Target="mailto:ravichandra@wisc.edu" TargetMode="External" Id="rId10" /><Relationship Type="http://schemas.openxmlformats.org/officeDocument/2006/relationships/image" Target="media/image7.png" Id="rId19" /><Relationship Type="http://schemas.openxmlformats.org/officeDocument/2006/relationships/settings" Target="settings.xml" Id="rId4" /><Relationship Type="http://schemas.openxmlformats.org/officeDocument/2006/relationships/hyperlink" Target="mailto:njoshi26@wisc.edu" TargetMode="Externa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6</Pages>
  <Words>3426</Words>
  <Characters>19530</Characters>
  <Application>Microsoft Office Word</Application>
  <DocSecurity>0</DocSecurity>
  <Lines>162</Lines>
  <Paragraphs>45</Paragraphs>
  <ScaleCrop>false</ScaleCrop>
  <Company>IEEE</Company>
  <LinksUpToDate>false</LinksUpToDate>
  <CharactersWithSpaces>22911</CharactersWithSpaces>
  <SharedDoc>false</SharedDoc>
  <HLinks>
    <vt:vector size="24" baseType="variant">
      <vt:variant>
        <vt:i4>2359299</vt:i4>
      </vt:variant>
      <vt:variant>
        <vt:i4>9</vt:i4>
      </vt:variant>
      <vt:variant>
        <vt:i4>0</vt:i4>
      </vt:variant>
      <vt:variant>
        <vt:i4>5</vt:i4>
      </vt:variant>
      <vt:variant>
        <vt:lpwstr>mailto:machabillava@wisc.edu</vt:lpwstr>
      </vt:variant>
      <vt:variant>
        <vt:lpwstr/>
      </vt:variant>
      <vt:variant>
        <vt:i4>4784244</vt:i4>
      </vt:variant>
      <vt:variant>
        <vt:i4>6</vt:i4>
      </vt:variant>
      <vt:variant>
        <vt:i4>0</vt:i4>
      </vt:variant>
      <vt:variant>
        <vt:i4>5</vt:i4>
      </vt:variant>
      <vt:variant>
        <vt:lpwstr>mailto:ppulakanti@wisc.edu</vt:lpwstr>
      </vt:variant>
      <vt:variant>
        <vt:lpwstr/>
      </vt:variant>
      <vt:variant>
        <vt:i4>3080217</vt:i4>
      </vt:variant>
      <vt:variant>
        <vt:i4>3</vt:i4>
      </vt:variant>
      <vt:variant>
        <vt:i4>0</vt:i4>
      </vt:variant>
      <vt:variant>
        <vt:i4>5</vt:i4>
      </vt:variant>
      <vt:variant>
        <vt:lpwstr>mailto:ravichandra@wisc.edu</vt:lpwstr>
      </vt:variant>
      <vt:variant>
        <vt:lpwstr/>
      </vt:variant>
      <vt:variant>
        <vt:i4>6488130</vt:i4>
      </vt:variant>
      <vt:variant>
        <vt:i4>0</vt:i4>
      </vt:variant>
      <vt:variant>
        <vt:i4>0</vt:i4>
      </vt:variant>
      <vt:variant>
        <vt:i4>5</vt:i4>
      </vt:variant>
      <vt:variant>
        <vt:lpwstr>mailto:njoshi26@wisc.edu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NITYA JOSHI</cp:lastModifiedBy>
  <cp:revision>550</cp:revision>
  <cp:lastPrinted>2022-12-19T07:29:00Z</cp:lastPrinted>
  <dcterms:created xsi:type="dcterms:W3CDTF">2022-12-18T21:02:00Z</dcterms:created>
  <dcterms:modified xsi:type="dcterms:W3CDTF">2022-12-19T20:05:00Z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7fec3d420459ded422395eb5b067b659f959d18322dec9e13833993939072ddf</vt:lpwstr>
  </property>
</Properties>
</file>